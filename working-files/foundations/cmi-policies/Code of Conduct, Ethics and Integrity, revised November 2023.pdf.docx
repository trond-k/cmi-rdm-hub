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4936A" w14:textId="41BA5B6D" w:rsidR="00E73334" w:rsidRDefault="00D7774C">
      <w:pPr>
        <w:spacing w:before="20"/>
        <w:ind w:left="100"/>
        <w:rPr>
          <w:rFonts w:ascii="Calibri Light"/>
          <w:sz w:val="32"/>
          <w:szCs w:val="32"/>
        </w:rPr>
      </w:pPr>
      <w:r w:rsidRPr="6264C847">
        <w:rPr>
          <w:rFonts w:ascii="Calibri Light"/>
          <w:color w:val="2E5395"/>
          <w:sz w:val="32"/>
          <w:szCs w:val="32"/>
        </w:rPr>
        <w:t>CMI</w:t>
      </w:r>
      <w:r w:rsidRPr="6264C847">
        <w:rPr>
          <w:rFonts w:ascii="Calibri Light"/>
          <w:color w:val="2E5395"/>
          <w:spacing w:val="-7"/>
          <w:sz w:val="32"/>
          <w:szCs w:val="32"/>
        </w:rPr>
        <w:t xml:space="preserve"> </w:t>
      </w:r>
      <w:r w:rsidRPr="6264C847">
        <w:rPr>
          <w:rFonts w:ascii="Calibri Light"/>
          <w:color w:val="2E5395"/>
          <w:sz w:val="32"/>
          <w:szCs w:val="32"/>
        </w:rPr>
        <w:t>Code</w:t>
      </w:r>
      <w:r w:rsidRPr="6264C847">
        <w:rPr>
          <w:rFonts w:ascii="Calibri Light"/>
          <w:color w:val="2E5395"/>
          <w:spacing w:val="-8"/>
          <w:sz w:val="32"/>
          <w:szCs w:val="32"/>
        </w:rPr>
        <w:t xml:space="preserve"> </w:t>
      </w:r>
      <w:r w:rsidRPr="6264C847">
        <w:rPr>
          <w:rFonts w:ascii="Calibri Light"/>
          <w:color w:val="2E5395"/>
          <w:sz w:val="32"/>
          <w:szCs w:val="32"/>
        </w:rPr>
        <w:t>of</w:t>
      </w:r>
      <w:r w:rsidRPr="6264C847">
        <w:rPr>
          <w:rFonts w:ascii="Calibri Light"/>
          <w:color w:val="2E5395"/>
          <w:spacing w:val="-5"/>
          <w:sz w:val="32"/>
          <w:szCs w:val="32"/>
        </w:rPr>
        <w:t xml:space="preserve"> </w:t>
      </w:r>
      <w:r w:rsidR="00395AF4" w:rsidRPr="6264C847">
        <w:rPr>
          <w:rFonts w:ascii="Calibri Light"/>
          <w:color w:val="2E5395"/>
          <w:spacing w:val="-5"/>
          <w:sz w:val="32"/>
          <w:szCs w:val="32"/>
        </w:rPr>
        <w:t xml:space="preserve">Conduct, </w:t>
      </w:r>
      <w:r w:rsidRPr="6264C847">
        <w:rPr>
          <w:rFonts w:ascii="Calibri Light"/>
          <w:color w:val="2E5395"/>
          <w:sz w:val="32"/>
          <w:szCs w:val="32"/>
        </w:rPr>
        <w:t>Ethics</w:t>
      </w:r>
      <w:r w:rsidR="00395AF4" w:rsidRPr="6264C847">
        <w:rPr>
          <w:rFonts w:ascii="Calibri Light"/>
          <w:color w:val="2E5395"/>
          <w:sz w:val="32"/>
          <w:szCs w:val="32"/>
        </w:rPr>
        <w:t>,</w:t>
      </w:r>
      <w:r w:rsidRPr="6264C847">
        <w:rPr>
          <w:rFonts w:ascii="Calibri Light"/>
          <w:color w:val="2E5395"/>
          <w:spacing w:val="-6"/>
          <w:sz w:val="32"/>
          <w:szCs w:val="32"/>
        </w:rPr>
        <w:t xml:space="preserve"> </w:t>
      </w:r>
      <w:r w:rsidRPr="6264C847">
        <w:rPr>
          <w:rFonts w:ascii="Calibri Light"/>
          <w:color w:val="2E5395"/>
          <w:sz w:val="32"/>
          <w:szCs w:val="32"/>
        </w:rPr>
        <w:t>and</w:t>
      </w:r>
      <w:r w:rsidRPr="6264C847">
        <w:rPr>
          <w:rFonts w:ascii="Calibri Light"/>
          <w:color w:val="2E5395"/>
          <w:spacing w:val="-7"/>
          <w:sz w:val="32"/>
          <w:szCs w:val="32"/>
        </w:rPr>
        <w:t xml:space="preserve"> </w:t>
      </w:r>
      <w:r w:rsidRPr="6264C847">
        <w:rPr>
          <w:rFonts w:ascii="Calibri Light"/>
          <w:color w:val="2E5395"/>
          <w:spacing w:val="-2"/>
          <w:sz w:val="32"/>
          <w:szCs w:val="32"/>
        </w:rPr>
        <w:t>Integrity</w:t>
      </w:r>
    </w:p>
    <w:p w14:paraId="1BB8261F" w14:textId="77777777" w:rsidR="00E73334" w:rsidRDefault="00E73334">
      <w:pPr>
        <w:pStyle w:val="Brdtekst"/>
        <w:ind w:left="0"/>
        <w:rPr>
          <w:rFonts w:ascii="Calibri Light"/>
          <w:sz w:val="20"/>
        </w:rPr>
      </w:pPr>
    </w:p>
    <w:p w14:paraId="029B3A39" w14:textId="77777777" w:rsidR="00E73334" w:rsidRDefault="00E73334">
      <w:pPr>
        <w:pStyle w:val="Brdtekst"/>
        <w:spacing w:before="4" w:after="1"/>
        <w:ind w:left="0"/>
        <w:rPr>
          <w:rFonts w:ascii="Calibri Light"/>
          <w:sz w:val="19"/>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29"/>
        <w:gridCol w:w="3029"/>
        <w:gridCol w:w="3005"/>
      </w:tblGrid>
      <w:tr w:rsidR="00E73334" w14:paraId="3CC13104" w14:textId="77777777">
        <w:trPr>
          <w:trHeight w:val="333"/>
        </w:trPr>
        <w:tc>
          <w:tcPr>
            <w:tcW w:w="3029" w:type="dxa"/>
          </w:tcPr>
          <w:p w14:paraId="181550B6" w14:textId="77777777" w:rsidR="00E73334" w:rsidRDefault="00D7774C">
            <w:pPr>
              <w:pStyle w:val="TableParagraph"/>
              <w:ind w:left="107"/>
              <w:rPr>
                <w:sz w:val="24"/>
              </w:rPr>
            </w:pPr>
            <w:r>
              <w:rPr>
                <w:spacing w:val="-2"/>
                <w:sz w:val="24"/>
              </w:rPr>
              <w:t>Document:</w:t>
            </w:r>
          </w:p>
        </w:tc>
        <w:tc>
          <w:tcPr>
            <w:tcW w:w="6034" w:type="dxa"/>
            <w:gridSpan w:val="2"/>
          </w:tcPr>
          <w:p w14:paraId="04C60BD9" w14:textId="77777777" w:rsidR="00E73334" w:rsidRDefault="00D7774C">
            <w:pPr>
              <w:pStyle w:val="TableParagraph"/>
              <w:rPr>
                <w:b/>
                <w:sz w:val="24"/>
              </w:rPr>
            </w:pPr>
            <w:r>
              <w:rPr>
                <w:b/>
                <w:sz w:val="24"/>
              </w:rPr>
              <w:t>CMI</w:t>
            </w:r>
            <w:r>
              <w:rPr>
                <w:b/>
                <w:spacing w:val="-1"/>
                <w:sz w:val="24"/>
              </w:rPr>
              <w:t xml:space="preserve"> </w:t>
            </w:r>
            <w:r>
              <w:rPr>
                <w:b/>
                <w:sz w:val="24"/>
              </w:rPr>
              <w:t>Code</w:t>
            </w:r>
            <w:r>
              <w:rPr>
                <w:b/>
                <w:spacing w:val="-3"/>
                <w:sz w:val="24"/>
              </w:rPr>
              <w:t xml:space="preserve"> </w:t>
            </w:r>
            <w:r>
              <w:rPr>
                <w:b/>
                <w:sz w:val="24"/>
              </w:rPr>
              <w:t>of</w:t>
            </w:r>
            <w:r>
              <w:rPr>
                <w:b/>
                <w:spacing w:val="1"/>
                <w:sz w:val="24"/>
              </w:rPr>
              <w:t xml:space="preserve"> </w:t>
            </w:r>
            <w:r>
              <w:rPr>
                <w:b/>
                <w:spacing w:val="-2"/>
                <w:sz w:val="24"/>
              </w:rPr>
              <w:t>Ethics</w:t>
            </w:r>
          </w:p>
        </w:tc>
      </w:tr>
      <w:tr w:rsidR="00E73334" w14:paraId="43EC9433" w14:textId="77777777">
        <w:trPr>
          <w:trHeight w:val="292"/>
        </w:trPr>
        <w:tc>
          <w:tcPr>
            <w:tcW w:w="3029" w:type="dxa"/>
          </w:tcPr>
          <w:p w14:paraId="5A822E3C" w14:textId="77777777" w:rsidR="00E73334" w:rsidRDefault="00D7774C">
            <w:pPr>
              <w:pStyle w:val="TableParagraph"/>
              <w:spacing w:line="272" w:lineRule="exact"/>
              <w:ind w:left="107"/>
              <w:rPr>
                <w:sz w:val="24"/>
              </w:rPr>
            </w:pPr>
            <w:r>
              <w:rPr>
                <w:spacing w:val="-2"/>
                <w:sz w:val="24"/>
              </w:rPr>
              <w:t>Established:</w:t>
            </w:r>
          </w:p>
        </w:tc>
        <w:tc>
          <w:tcPr>
            <w:tcW w:w="3029" w:type="dxa"/>
          </w:tcPr>
          <w:p w14:paraId="4F348E16" w14:textId="77777777" w:rsidR="00E73334" w:rsidRDefault="00D7774C">
            <w:pPr>
              <w:pStyle w:val="TableParagraph"/>
              <w:spacing w:line="272" w:lineRule="exact"/>
              <w:rPr>
                <w:sz w:val="24"/>
              </w:rPr>
            </w:pPr>
            <w:r>
              <w:rPr>
                <w:sz w:val="24"/>
              </w:rPr>
              <w:t>June</w:t>
            </w:r>
            <w:r>
              <w:rPr>
                <w:spacing w:val="-1"/>
                <w:sz w:val="24"/>
              </w:rPr>
              <w:t xml:space="preserve"> </w:t>
            </w:r>
            <w:r>
              <w:rPr>
                <w:spacing w:val="-4"/>
                <w:sz w:val="24"/>
              </w:rPr>
              <w:t>2005</w:t>
            </w:r>
          </w:p>
        </w:tc>
        <w:tc>
          <w:tcPr>
            <w:tcW w:w="3005" w:type="dxa"/>
          </w:tcPr>
          <w:p w14:paraId="2E3BB71D" w14:textId="77777777" w:rsidR="00E73334" w:rsidRDefault="00E73334">
            <w:pPr>
              <w:pStyle w:val="TableParagraph"/>
              <w:spacing w:line="240" w:lineRule="auto"/>
              <w:ind w:left="0"/>
              <w:rPr>
                <w:rFonts w:ascii="Times New Roman"/>
                <w:sz w:val="20"/>
              </w:rPr>
            </w:pPr>
          </w:p>
        </w:tc>
      </w:tr>
      <w:tr w:rsidR="00E73334" w14:paraId="2271C2E0" w14:textId="77777777">
        <w:trPr>
          <w:trHeight w:val="880"/>
        </w:trPr>
        <w:tc>
          <w:tcPr>
            <w:tcW w:w="3029" w:type="dxa"/>
          </w:tcPr>
          <w:p w14:paraId="65FE3900" w14:textId="77777777" w:rsidR="00E73334" w:rsidRDefault="00D7774C">
            <w:pPr>
              <w:pStyle w:val="TableParagraph"/>
              <w:ind w:left="107"/>
              <w:rPr>
                <w:sz w:val="24"/>
              </w:rPr>
            </w:pPr>
            <w:r>
              <w:rPr>
                <w:spacing w:val="-2"/>
                <w:sz w:val="24"/>
              </w:rPr>
              <w:t>Revised:</w:t>
            </w:r>
          </w:p>
        </w:tc>
        <w:tc>
          <w:tcPr>
            <w:tcW w:w="3029" w:type="dxa"/>
          </w:tcPr>
          <w:p w14:paraId="64DD91FC" w14:textId="77777777" w:rsidR="00E73334" w:rsidRDefault="00D7774C">
            <w:pPr>
              <w:pStyle w:val="TableParagraph"/>
              <w:rPr>
                <w:sz w:val="24"/>
              </w:rPr>
            </w:pPr>
            <w:r>
              <w:rPr>
                <w:sz w:val="24"/>
              </w:rPr>
              <w:t>November</w:t>
            </w:r>
            <w:r>
              <w:rPr>
                <w:spacing w:val="-2"/>
                <w:sz w:val="24"/>
              </w:rPr>
              <w:t xml:space="preserve"> </w:t>
            </w:r>
            <w:r>
              <w:rPr>
                <w:spacing w:val="-4"/>
                <w:sz w:val="24"/>
              </w:rPr>
              <w:t>2012</w:t>
            </w:r>
          </w:p>
          <w:p w14:paraId="23365A59" w14:textId="77777777" w:rsidR="00E73334" w:rsidRDefault="00D7774C">
            <w:pPr>
              <w:pStyle w:val="TableParagraph"/>
              <w:spacing w:line="240" w:lineRule="auto"/>
              <w:rPr>
                <w:sz w:val="24"/>
              </w:rPr>
            </w:pPr>
            <w:r>
              <w:rPr>
                <w:sz w:val="24"/>
              </w:rPr>
              <w:t>September</w:t>
            </w:r>
            <w:r>
              <w:rPr>
                <w:spacing w:val="-5"/>
                <w:sz w:val="24"/>
              </w:rPr>
              <w:t xml:space="preserve"> </w:t>
            </w:r>
            <w:r>
              <w:rPr>
                <w:spacing w:val="-4"/>
                <w:sz w:val="24"/>
              </w:rPr>
              <w:t>2018</w:t>
            </w:r>
          </w:p>
          <w:p w14:paraId="27AB8643" w14:textId="77777777" w:rsidR="00E73334" w:rsidRDefault="00D7774C">
            <w:pPr>
              <w:pStyle w:val="TableParagraph"/>
              <w:spacing w:before="2" w:line="273" w:lineRule="exact"/>
              <w:rPr>
                <w:spacing w:val="-4"/>
                <w:sz w:val="24"/>
              </w:rPr>
            </w:pPr>
            <w:r>
              <w:rPr>
                <w:sz w:val="24"/>
              </w:rPr>
              <w:t>January</w:t>
            </w:r>
            <w:r>
              <w:rPr>
                <w:spacing w:val="-3"/>
                <w:sz w:val="24"/>
              </w:rPr>
              <w:t xml:space="preserve"> </w:t>
            </w:r>
            <w:r>
              <w:rPr>
                <w:spacing w:val="-4"/>
                <w:sz w:val="24"/>
              </w:rPr>
              <w:t>2020</w:t>
            </w:r>
          </w:p>
          <w:p w14:paraId="5712BF5A" w14:textId="77777777" w:rsidR="00395AF4" w:rsidRDefault="00395AF4">
            <w:pPr>
              <w:pStyle w:val="TableParagraph"/>
              <w:spacing w:before="2" w:line="273" w:lineRule="exact"/>
              <w:rPr>
                <w:ins w:id="0" w:author="Hanna Floysvik" w:date="2023-09-01T14:00:00Z"/>
                <w:sz w:val="24"/>
                <w:szCs w:val="24"/>
              </w:rPr>
            </w:pPr>
            <w:r w:rsidRPr="6264C847">
              <w:rPr>
                <w:sz w:val="24"/>
                <w:szCs w:val="24"/>
              </w:rPr>
              <w:t>March 2022</w:t>
            </w:r>
          </w:p>
          <w:p w14:paraId="12E41E08" w14:textId="77777777" w:rsidR="00402A1F" w:rsidRDefault="00402A1F" w:rsidP="00402A1F">
            <w:pPr>
              <w:pStyle w:val="TableParagraph"/>
              <w:spacing w:before="2" w:line="273" w:lineRule="exact"/>
              <w:rPr>
                <w:sz w:val="24"/>
                <w:szCs w:val="24"/>
              </w:rPr>
            </w:pPr>
            <w:r>
              <w:rPr>
                <w:sz w:val="24"/>
                <w:szCs w:val="24"/>
              </w:rPr>
              <w:t>March 2023</w:t>
            </w:r>
          </w:p>
          <w:p w14:paraId="6C5EB4CF" w14:textId="77777777" w:rsidR="00402A1F" w:rsidRDefault="00402A1F" w:rsidP="00402A1F">
            <w:pPr>
              <w:pStyle w:val="TableParagraph"/>
              <w:spacing w:before="2" w:line="273" w:lineRule="exact"/>
              <w:rPr>
                <w:sz w:val="24"/>
                <w:szCs w:val="24"/>
              </w:rPr>
            </w:pPr>
            <w:r>
              <w:rPr>
                <w:sz w:val="24"/>
                <w:szCs w:val="24"/>
              </w:rPr>
              <w:t>September 2023 (new REC mandate)</w:t>
            </w:r>
          </w:p>
          <w:p w14:paraId="7734CE16" w14:textId="1D91670B" w:rsidR="00DF3183" w:rsidRDefault="00DF3183" w:rsidP="00402A1F">
            <w:pPr>
              <w:pStyle w:val="TableParagraph"/>
              <w:spacing w:before="2" w:line="273" w:lineRule="exact"/>
              <w:rPr>
                <w:sz w:val="24"/>
                <w:szCs w:val="24"/>
              </w:rPr>
            </w:pPr>
            <w:r>
              <w:rPr>
                <w:sz w:val="24"/>
                <w:szCs w:val="24"/>
              </w:rPr>
              <w:t>November 2023 (updated procurement guidelines)</w:t>
            </w:r>
          </w:p>
        </w:tc>
        <w:tc>
          <w:tcPr>
            <w:tcW w:w="3005" w:type="dxa"/>
          </w:tcPr>
          <w:p w14:paraId="3FD32651" w14:textId="77777777" w:rsidR="00E73334" w:rsidRDefault="00E73334">
            <w:pPr>
              <w:pStyle w:val="TableParagraph"/>
              <w:spacing w:line="240" w:lineRule="auto"/>
              <w:ind w:left="0"/>
              <w:rPr>
                <w:rFonts w:ascii="Times New Roman"/>
              </w:rPr>
            </w:pPr>
          </w:p>
        </w:tc>
      </w:tr>
      <w:tr w:rsidR="00E73334" w14:paraId="132F0997" w14:textId="77777777">
        <w:trPr>
          <w:trHeight w:val="585"/>
        </w:trPr>
        <w:tc>
          <w:tcPr>
            <w:tcW w:w="3029" w:type="dxa"/>
          </w:tcPr>
          <w:p w14:paraId="014DCFDD" w14:textId="77777777" w:rsidR="00E73334" w:rsidRDefault="00D7774C">
            <w:pPr>
              <w:pStyle w:val="TableParagraph"/>
              <w:ind w:left="107"/>
              <w:rPr>
                <w:sz w:val="24"/>
              </w:rPr>
            </w:pPr>
            <w:r>
              <w:rPr>
                <w:spacing w:val="-2"/>
                <w:sz w:val="24"/>
              </w:rPr>
              <w:t>Author:</w:t>
            </w:r>
          </w:p>
        </w:tc>
        <w:tc>
          <w:tcPr>
            <w:tcW w:w="3029" w:type="dxa"/>
          </w:tcPr>
          <w:p w14:paraId="212C0583" w14:textId="77777777" w:rsidR="00E73334" w:rsidRDefault="00D7774C">
            <w:pPr>
              <w:pStyle w:val="TableParagraph"/>
              <w:rPr>
                <w:sz w:val="24"/>
              </w:rPr>
            </w:pPr>
            <w:r>
              <w:rPr>
                <w:sz w:val="24"/>
              </w:rPr>
              <w:t>HR</w:t>
            </w:r>
            <w:r>
              <w:rPr>
                <w:spacing w:val="-1"/>
                <w:sz w:val="24"/>
              </w:rPr>
              <w:t xml:space="preserve"> </w:t>
            </w:r>
            <w:r>
              <w:rPr>
                <w:sz w:val="24"/>
              </w:rPr>
              <w:t xml:space="preserve">and Ethics </w:t>
            </w:r>
            <w:r>
              <w:rPr>
                <w:spacing w:val="-2"/>
                <w:sz w:val="24"/>
              </w:rPr>
              <w:t>Committee</w:t>
            </w:r>
          </w:p>
        </w:tc>
        <w:tc>
          <w:tcPr>
            <w:tcW w:w="3005" w:type="dxa"/>
          </w:tcPr>
          <w:p w14:paraId="30DC3D39" w14:textId="77777777" w:rsidR="00E73334" w:rsidRDefault="00D7774C">
            <w:pPr>
              <w:pStyle w:val="TableParagraph"/>
              <w:rPr>
                <w:sz w:val="24"/>
              </w:rPr>
            </w:pPr>
            <w:r>
              <w:rPr>
                <w:sz w:val="24"/>
              </w:rPr>
              <w:t>Approved</w:t>
            </w:r>
            <w:r>
              <w:rPr>
                <w:spacing w:val="-2"/>
                <w:sz w:val="24"/>
              </w:rPr>
              <w:t xml:space="preserve"> </w:t>
            </w:r>
            <w:r>
              <w:rPr>
                <w:sz w:val="24"/>
              </w:rPr>
              <w:t>31</w:t>
            </w:r>
            <w:r>
              <w:rPr>
                <w:spacing w:val="-2"/>
                <w:sz w:val="24"/>
              </w:rPr>
              <w:t xml:space="preserve"> </w:t>
            </w:r>
            <w:r>
              <w:rPr>
                <w:sz w:val="24"/>
              </w:rPr>
              <w:t>January</w:t>
            </w:r>
            <w:r>
              <w:rPr>
                <w:spacing w:val="-1"/>
                <w:sz w:val="24"/>
              </w:rPr>
              <w:t xml:space="preserve"> </w:t>
            </w:r>
            <w:r>
              <w:rPr>
                <w:spacing w:val="-4"/>
                <w:sz w:val="24"/>
              </w:rPr>
              <w:t>2020</w:t>
            </w:r>
          </w:p>
          <w:p w14:paraId="46BC55CA" w14:textId="77777777" w:rsidR="00E73334" w:rsidRDefault="00D7774C">
            <w:pPr>
              <w:pStyle w:val="TableParagraph"/>
              <w:spacing w:line="273" w:lineRule="exact"/>
              <w:rPr>
                <w:spacing w:val="-5"/>
                <w:sz w:val="24"/>
                <w:szCs w:val="24"/>
              </w:rPr>
            </w:pPr>
            <w:r w:rsidRPr="6264C847">
              <w:rPr>
                <w:sz w:val="24"/>
                <w:szCs w:val="24"/>
              </w:rPr>
              <w:t>Management</w:t>
            </w:r>
            <w:r w:rsidRPr="6264C847">
              <w:rPr>
                <w:spacing w:val="-1"/>
                <w:sz w:val="24"/>
                <w:szCs w:val="24"/>
              </w:rPr>
              <w:t xml:space="preserve"> </w:t>
            </w:r>
            <w:r w:rsidRPr="6264C847">
              <w:rPr>
                <w:spacing w:val="-5"/>
                <w:sz w:val="24"/>
                <w:szCs w:val="24"/>
              </w:rPr>
              <w:t>CMI</w:t>
            </w:r>
          </w:p>
          <w:p w14:paraId="0C256F64" w14:textId="18ECFD1E" w:rsidR="00395AF4" w:rsidRDefault="00395AF4">
            <w:pPr>
              <w:pStyle w:val="TableParagraph"/>
              <w:spacing w:line="273" w:lineRule="exact"/>
              <w:rPr>
                <w:sz w:val="24"/>
                <w:szCs w:val="24"/>
              </w:rPr>
            </w:pPr>
            <w:r w:rsidRPr="6264C847">
              <w:rPr>
                <w:spacing w:val="-5"/>
                <w:sz w:val="24"/>
                <w:szCs w:val="24"/>
              </w:rPr>
              <w:t xml:space="preserve">Revision approved by CMI Director, Espen Villanger the </w:t>
            </w:r>
            <w:r w:rsidR="00E237B5" w:rsidRPr="6264C847">
              <w:rPr>
                <w:spacing w:val="-5"/>
                <w:sz w:val="24"/>
                <w:szCs w:val="24"/>
              </w:rPr>
              <w:t>15.03.2023</w:t>
            </w:r>
          </w:p>
        </w:tc>
      </w:tr>
    </w:tbl>
    <w:p w14:paraId="0E8F8ECF" w14:textId="77777777" w:rsidR="00E73334" w:rsidRDefault="00E73334">
      <w:pPr>
        <w:pStyle w:val="Brdtekst"/>
        <w:spacing w:before="11"/>
        <w:ind w:left="0"/>
        <w:rPr>
          <w:rFonts w:ascii="Calibri Light"/>
          <w:sz w:val="16"/>
        </w:rPr>
      </w:pPr>
    </w:p>
    <w:p w14:paraId="346645B9" w14:textId="77777777" w:rsidR="00E73334" w:rsidRDefault="00D7774C">
      <w:pPr>
        <w:spacing w:before="35"/>
        <w:ind w:left="100"/>
        <w:rPr>
          <w:rFonts w:ascii="Calibri Light"/>
          <w:sz w:val="32"/>
        </w:rPr>
      </w:pPr>
      <w:r>
        <w:rPr>
          <w:rFonts w:ascii="Calibri Light"/>
          <w:color w:val="2E5395"/>
          <w:spacing w:val="-2"/>
          <w:sz w:val="32"/>
        </w:rPr>
        <w:t>Contents</w:t>
      </w:r>
    </w:p>
    <w:sdt>
      <w:sdtPr>
        <w:id w:val="1758780364"/>
        <w:docPartObj>
          <w:docPartGallery w:val="Table of Contents"/>
          <w:docPartUnique/>
        </w:docPartObj>
      </w:sdtPr>
      <w:sdtContent>
        <w:p w14:paraId="427E00D9" w14:textId="7BC8F67F" w:rsidR="002345CB" w:rsidRDefault="00D7774C">
          <w:pPr>
            <w:pStyle w:val="INNH1"/>
            <w:tabs>
              <w:tab w:val="right" w:leader="dot" w:pos="9570"/>
            </w:tabs>
            <w:rPr>
              <w:rFonts w:asciiTheme="minorHAnsi" w:eastAsiaTheme="minorEastAsia" w:hAnsiTheme="minorHAnsi" w:cstheme="minorBidi"/>
              <w:noProof/>
            </w:rPr>
          </w:pPr>
          <w:r>
            <w:fldChar w:fldCharType="begin"/>
          </w:r>
          <w:r>
            <w:instrText xml:space="preserve">TOC \o "1-2" \h \z \u </w:instrText>
          </w:r>
          <w:r>
            <w:fldChar w:fldCharType="separate"/>
          </w:r>
          <w:hyperlink w:anchor="_Toc129871195" w:history="1">
            <w:r w:rsidR="002345CB" w:rsidRPr="005F09AB">
              <w:rPr>
                <w:rStyle w:val="Hyperkobling"/>
                <w:noProof/>
                <w:spacing w:val="-2"/>
              </w:rPr>
              <w:t>General</w:t>
            </w:r>
            <w:r w:rsidR="002345CB">
              <w:rPr>
                <w:noProof/>
                <w:webHidden/>
              </w:rPr>
              <w:tab/>
            </w:r>
            <w:r w:rsidR="002345CB">
              <w:rPr>
                <w:noProof/>
                <w:webHidden/>
              </w:rPr>
              <w:fldChar w:fldCharType="begin"/>
            </w:r>
            <w:r w:rsidR="002345CB">
              <w:rPr>
                <w:noProof/>
                <w:webHidden/>
              </w:rPr>
              <w:instrText xml:space="preserve"> PAGEREF _Toc129871195 \h </w:instrText>
            </w:r>
            <w:r w:rsidR="002345CB">
              <w:rPr>
                <w:noProof/>
                <w:webHidden/>
              </w:rPr>
            </w:r>
            <w:r w:rsidR="002345CB">
              <w:rPr>
                <w:noProof/>
                <w:webHidden/>
              </w:rPr>
              <w:fldChar w:fldCharType="separate"/>
            </w:r>
            <w:r w:rsidR="002345CB">
              <w:rPr>
                <w:noProof/>
                <w:webHidden/>
              </w:rPr>
              <w:t>2</w:t>
            </w:r>
            <w:r w:rsidR="002345CB">
              <w:rPr>
                <w:noProof/>
                <w:webHidden/>
              </w:rPr>
              <w:fldChar w:fldCharType="end"/>
            </w:r>
          </w:hyperlink>
        </w:p>
        <w:p w14:paraId="76F35288" w14:textId="6E93074C" w:rsidR="002345CB" w:rsidRDefault="00000000">
          <w:pPr>
            <w:pStyle w:val="INNH1"/>
            <w:tabs>
              <w:tab w:val="right" w:leader="dot" w:pos="9570"/>
            </w:tabs>
            <w:rPr>
              <w:rFonts w:asciiTheme="minorHAnsi" w:eastAsiaTheme="minorEastAsia" w:hAnsiTheme="minorHAnsi" w:cstheme="minorBidi"/>
              <w:noProof/>
            </w:rPr>
          </w:pPr>
          <w:hyperlink w:anchor="_Toc129871196" w:history="1">
            <w:r w:rsidR="002345CB" w:rsidRPr="005F09AB">
              <w:rPr>
                <w:rStyle w:val="Hyperkobling"/>
                <w:noProof/>
                <w:spacing w:val="-2"/>
              </w:rPr>
              <w:t>Conduct</w:t>
            </w:r>
            <w:r w:rsidR="002345CB">
              <w:rPr>
                <w:noProof/>
                <w:webHidden/>
              </w:rPr>
              <w:tab/>
            </w:r>
            <w:r w:rsidR="002345CB">
              <w:rPr>
                <w:noProof/>
                <w:webHidden/>
              </w:rPr>
              <w:fldChar w:fldCharType="begin"/>
            </w:r>
            <w:r w:rsidR="002345CB">
              <w:rPr>
                <w:noProof/>
                <w:webHidden/>
              </w:rPr>
              <w:instrText xml:space="preserve"> PAGEREF _Toc129871196 \h </w:instrText>
            </w:r>
            <w:r w:rsidR="002345CB">
              <w:rPr>
                <w:noProof/>
                <w:webHidden/>
              </w:rPr>
            </w:r>
            <w:r w:rsidR="002345CB">
              <w:rPr>
                <w:noProof/>
                <w:webHidden/>
              </w:rPr>
              <w:fldChar w:fldCharType="separate"/>
            </w:r>
            <w:r w:rsidR="002345CB">
              <w:rPr>
                <w:noProof/>
                <w:webHidden/>
              </w:rPr>
              <w:t>2</w:t>
            </w:r>
            <w:r w:rsidR="002345CB">
              <w:rPr>
                <w:noProof/>
                <w:webHidden/>
              </w:rPr>
              <w:fldChar w:fldCharType="end"/>
            </w:r>
          </w:hyperlink>
        </w:p>
        <w:p w14:paraId="6FB2131B" w14:textId="5BBB3188" w:rsidR="002345CB" w:rsidRDefault="00000000">
          <w:pPr>
            <w:pStyle w:val="INNH1"/>
            <w:tabs>
              <w:tab w:val="right" w:leader="dot" w:pos="9570"/>
            </w:tabs>
            <w:rPr>
              <w:rFonts w:asciiTheme="minorHAnsi" w:eastAsiaTheme="minorEastAsia" w:hAnsiTheme="minorHAnsi" w:cstheme="minorBidi"/>
              <w:noProof/>
            </w:rPr>
          </w:pPr>
          <w:hyperlink w:anchor="_Toc129871197" w:history="1">
            <w:r w:rsidR="002345CB" w:rsidRPr="005F09AB">
              <w:rPr>
                <w:rStyle w:val="Hyperkobling"/>
                <w:noProof/>
              </w:rPr>
              <w:t>Research</w:t>
            </w:r>
            <w:r w:rsidR="002345CB" w:rsidRPr="005F09AB">
              <w:rPr>
                <w:rStyle w:val="Hyperkobling"/>
                <w:noProof/>
                <w:spacing w:val="-14"/>
              </w:rPr>
              <w:t xml:space="preserve"> </w:t>
            </w:r>
            <w:r w:rsidR="002345CB" w:rsidRPr="005F09AB">
              <w:rPr>
                <w:rStyle w:val="Hyperkobling"/>
                <w:noProof/>
                <w:spacing w:val="-2"/>
              </w:rPr>
              <w:t>ethics</w:t>
            </w:r>
            <w:r w:rsidR="002345CB">
              <w:rPr>
                <w:noProof/>
                <w:webHidden/>
              </w:rPr>
              <w:tab/>
            </w:r>
            <w:r w:rsidR="002345CB">
              <w:rPr>
                <w:noProof/>
                <w:webHidden/>
              </w:rPr>
              <w:fldChar w:fldCharType="begin"/>
            </w:r>
            <w:r w:rsidR="002345CB">
              <w:rPr>
                <w:noProof/>
                <w:webHidden/>
              </w:rPr>
              <w:instrText xml:space="preserve"> PAGEREF _Toc129871197 \h </w:instrText>
            </w:r>
            <w:r w:rsidR="002345CB">
              <w:rPr>
                <w:noProof/>
                <w:webHidden/>
              </w:rPr>
            </w:r>
            <w:r w:rsidR="002345CB">
              <w:rPr>
                <w:noProof/>
                <w:webHidden/>
              </w:rPr>
              <w:fldChar w:fldCharType="separate"/>
            </w:r>
            <w:r w:rsidR="002345CB">
              <w:rPr>
                <w:noProof/>
                <w:webHidden/>
              </w:rPr>
              <w:t>4</w:t>
            </w:r>
            <w:r w:rsidR="002345CB">
              <w:rPr>
                <w:noProof/>
                <w:webHidden/>
              </w:rPr>
              <w:fldChar w:fldCharType="end"/>
            </w:r>
          </w:hyperlink>
        </w:p>
        <w:p w14:paraId="1D93DBA3" w14:textId="33A69D72" w:rsidR="002345CB" w:rsidRDefault="00000000">
          <w:pPr>
            <w:pStyle w:val="INNH2"/>
            <w:tabs>
              <w:tab w:val="right" w:leader="dot" w:pos="9570"/>
            </w:tabs>
            <w:rPr>
              <w:rFonts w:asciiTheme="minorHAnsi" w:eastAsiaTheme="minorEastAsia" w:hAnsiTheme="minorHAnsi" w:cstheme="minorBidi"/>
              <w:noProof/>
            </w:rPr>
          </w:pPr>
          <w:hyperlink w:anchor="_Toc129871198" w:history="1">
            <w:r w:rsidR="002345CB" w:rsidRPr="005F09AB">
              <w:rPr>
                <w:rStyle w:val="Hyperkobling"/>
                <w:noProof/>
              </w:rPr>
              <w:t>General</w:t>
            </w:r>
            <w:r w:rsidR="002345CB" w:rsidRPr="005F09AB">
              <w:rPr>
                <w:rStyle w:val="Hyperkobling"/>
                <w:noProof/>
                <w:spacing w:val="-6"/>
              </w:rPr>
              <w:t xml:space="preserve"> </w:t>
            </w:r>
            <w:r w:rsidR="002345CB" w:rsidRPr="005F09AB">
              <w:rPr>
                <w:rStyle w:val="Hyperkobling"/>
                <w:noProof/>
              </w:rPr>
              <w:t>ethics</w:t>
            </w:r>
            <w:r w:rsidR="002345CB" w:rsidRPr="005F09AB">
              <w:rPr>
                <w:rStyle w:val="Hyperkobling"/>
                <w:noProof/>
                <w:spacing w:val="-7"/>
              </w:rPr>
              <w:t xml:space="preserve"> </w:t>
            </w:r>
            <w:r w:rsidR="002345CB" w:rsidRPr="005F09AB">
              <w:rPr>
                <w:rStyle w:val="Hyperkobling"/>
                <w:noProof/>
              </w:rPr>
              <w:t>of</w:t>
            </w:r>
            <w:r w:rsidR="002345CB" w:rsidRPr="005F09AB">
              <w:rPr>
                <w:rStyle w:val="Hyperkobling"/>
                <w:noProof/>
                <w:spacing w:val="-7"/>
              </w:rPr>
              <w:t xml:space="preserve"> </w:t>
            </w:r>
            <w:r w:rsidR="002345CB" w:rsidRPr="005F09AB">
              <w:rPr>
                <w:rStyle w:val="Hyperkobling"/>
                <w:noProof/>
                <w:spacing w:val="-2"/>
              </w:rPr>
              <w:t>research</w:t>
            </w:r>
            <w:r w:rsidR="002345CB">
              <w:rPr>
                <w:noProof/>
                <w:webHidden/>
              </w:rPr>
              <w:tab/>
            </w:r>
            <w:r w:rsidR="002345CB">
              <w:rPr>
                <w:noProof/>
                <w:webHidden/>
              </w:rPr>
              <w:fldChar w:fldCharType="begin"/>
            </w:r>
            <w:r w:rsidR="002345CB">
              <w:rPr>
                <w:noProof/>
                <w:webHidden/>
              </w:rPr>
              <w:instrText xml:space="preserve"> PAGEREF _Toc129871198 \h </w:instrText>
            </w:r>
            <w:r w:rsidR="002345CB">
              <w:rPr>
                <w:noProof/>
                <w:webHidden/>
              </w:rPr>
            </w:r>
            <w:r w:rsidR="002345CB">
              <w:rPr>
                <w:noProof/>
                <w:webHidden/>
              </w:rPr>
              <w:fldChar w:fldCharType="separate"/>
            </w:r>
            <w:r w:rsidR="002345CB">
              <w:rPr>
                <w:noProof/>
                <w:webHidden/>
              </w:rPr>
              <w:t>4</w:t>
            </w:r>
            <w:r w:rsidR="002345CB">
              <w:rPr>
                <w:noProof/>
                <w:webHidden/>
              </w:rPr>
              <w:fldChar w:fldCharType="end"/>
            </w:r>
          </w:hyperlink>
        </w:p>
        <w:p w14:paraId="4C5DB430" w14:textId="0E4B8091" w:rsidR="002345CB" w:rsidRDefault="00000000">
          <w:pPr>
            <w:pStyle w:val="INNH2"/>
            <w:tabs>
              <w:tab w:val="right" w:leader="dot" w:pos="9570"/>
            </w:tabs>
            <w:rPr>
              <w:rFonts w:asciiTheme="minorHAnsi" w:eastAsiaTheme="minorEastAsia" w:hAnsiTheme="minorHAnsi" w:cstheme="minorBidi"/>
              <w:noProof/>
            </w:rPr>
          </w:pPr>
          <w:hyperlink w:anchor="_Toc129871199" w:history="1">
            <w:r w:rsidR="002345CB" w:rsidRPr="005F09AB">
              <w:rPr>
                <w:rStyle w:val="Hyperkobling"/>
                <w:noProof/>
              </w:rPr>
              <w:t>Respect</w:t>
            </w:r>
            <w:r w:rsidR="002345CB" w:rsidRPr="005F09AB">
              <w:rPr>
                <w:rStyle w:val="Hyperkobling"/>
                <w:noProof/>
                <w:spacing w:val="-8"/>
              </w:rPr>
              <w:t xml:space="preserve"> </w:t>
            </w:r>
            <w:r w:rsidR="002345CB" w:rsidRPr="005F09AB">
              <w:rPr>
                <w:rStyle w:val="Hyperkobling"/>
                <w:noProof/>
              </w:rPr>
              <w:t>for</w:t>
            </w:r>
            <w:r w:rsidR="002345CB" w:rsidRPr="005F09AB">
              <w:rPr>
                <w:rStyle w:val="Hyperkobling"/>
                <w:noProof/>
                <w:spacing w:val="-8"/>
              </w:rPr>
              <w:t xml:space="preserve"> </w:t>
            </w:r>
            <w:r w:rsidR="002345CB" w:rsidRPr="005F09AB">
              <w:rPr>
                <w:rStyle w:val="Hyperkobling"/>
                <w:noProof/>
              </w:rPr>
              <w:t>individuals</w:t>
            </w:r>
            <w:r w:rsidR="002345CB" w:rsidRPr="005F09AB">
              <w:rPr>
                <w:rStyle w:val="Hyperkobling"/>
                <w:noProof/>
                <w:spacing w:val="-4"/>
              </w:rPr>
              <w:t xml:space="preserve"> </w:t>
            </w:r>
            <w:r w:rsidR="002345CB" w:rsidRPr="005F09AB">
              <w:rPr>
                <w:rStyle w:val="Hyperkobling"/>
                <w:noProof/>
              </w:rPr>
              <w:t>and</w:t>
            </w:r>
            <w:r w:rsidR="002345CB" w:rsidRPr="005F09AB">
              <w:rPr>
                <w:rStyle w:val="Hyperkobling"/>
                <w:noProof/>
                <w:spacing w:val="-9"/>
              </w:rPr>
              <w:t xml:space="preserve"> </w:t>
            </w:r>
            <w:r w:rsidR="002345CB" w:rsidRPr="005F09AB">
              <w:rPr>
                <w:rStyle w:val="Hyperkobling"/>
                <w:noProof/>
                <w:spacing w:val="-2"/>
              </w:rPr>
              <w:t>groups</w:t>
            </w:r>
            <w:r w:rsidR="002345CB">
              <w:rPr>
                <w:noProof/>
                <w:webHidden/>
              </w:rPr>
              <w:tab/>
            </w:r>
            <w:r w:rsidR="002345CB">
              <w:rPr>
                <w:noProof/>
                <w:webHidden/>
              </w:rPr>
              <w:fldChar w:fldCharType="begin"/>
            </w:r>
            <w:r w:rsidR="002345CB">
              <w:rPr>
                <w:noProof/>
                <w:webHidden/>
              </w:rPr>
              <w:instrText xml:space="preserve"> PAGEREF _Toc129871199 \h </w:instrText>
            </w:r>
            <w:r w:rsidR="002345CB">
              <w:rPr>
                <w:noProof/>
                <w:webHidden/>
              </w:rPr>
            </w:r>
            <w:r w:rsidR="002345CB">
              <w:rPr>
                <w:noProof/>
                <w:webHidden/>
              </w:rPr>
              <w:fldChar w:fldCharType="separate"/>
            </w:r>
            <w:r w:rsidR="002345CB">
              <w:rPr>
                <w:noProof/>
                <w:webHidden/>
              </w:rPr>
              <w:t>5</w:t>
            </w:r>
            <w:r w:rsidR="002345CB">
              <w:rPr>
                <w:noProof/>
                <w:webHidden/>
              </w:rPr>
              <w:fldChar w:fldCharType="end"/>
            </w:r>
          </w:hyperlink>
        </w:p>
        <w:p w14:paraId="41D66337" w14:textId="1E592753" w:rsidR="002345CB" w:rsidRDefault="00000000">
          <w:pPr>
            <w:pStyle w:val="INNH2"/>
            <w:tabs>
              <w:tab w:val="right" w:leader="dot" w:pos="9570"/>
            </w:tabs>
            <w:rPr>
              <w:rFonts w:asciiTheme="minorHAnsi" w:eastAsiaTheme="minorEastAsia" w:hAnsiTheme="minorHAnsi" w:cstheme="minorBidi"/>
              <w:noProof/>
            </w:rPr>
          </w:pPr>
          <w:hyperlink w:anchor="_Toc129871200" w:history="1">
            <w:r w:rsidR="002345CB" w:rsidRPr="005F09AB">
              <w:rPr>
                <w:rStyle w:val="Hyperkobling"/>
                <w:noProof/>
              </w:rPr>
              <w:t>Responsibility</w:t>
            </w:r>
            <w:r w:rsidR="002345CB" w:rsidRPr="005F09AB">
              <w:rPr>
                <w:rStyle w:val="Hyperkobling"/>
                <w:noProof/>
                <w:spacing w:val="-9"/>
              </w:rPr>
              <w:t xml:space="preserve"> </w:t>
            </w:r>
            <w:r w:rsidR="002345CB" w:rsidRPr="005F09AB">
              <w:rPr>
                <w:rStyle w:val="Hyperkobling"/>
                <w:noProof/>
              </w:rPr>
              <w:t>towards</w:t>
            </w:r>
            <w:r w:rsidR="002345CB" w:rsidRPr="005F09AB">
              <w:rPr>
                <w:rStyle w:val="Hyperkobling"/>
                <w:noProof/>
                <w:spacing w:val="-5"/>
              </w:rPr>
              <w:t xml:space="preserve"> </w:t>
            </w:r>
            <w:r w:rsidR="002345CB" w:rsidRPr="005F09AB">
              <w:rPr>
                <w:rStyle w:val="Hyperkobling"/>
                <w:noProof/>
              </w:rPr>
              <w:t>the</w:t>
            </w:r>
            <w:r w:rsidR="002345CB" w:rsidRPr="005F09AB">
              <w:rPr>
                <w:rStyle w:val="Hyperkobling"/>
                <w:noProof/>
                <w:spacing w:val="-11"/>
              </w:rPr>
              <w:t xml:space="preserve"> </w:t>
            </w:r>
            <w:r w:rsidR="002345CB" w:rsidRPr="005F09AB">
              <w:rPr>
                <w:rStyle w:val="Hyperkobling"/>
                <w:noProof/>
              </w:rPr>
              <w:t>research</w:t>
            </w:r>
            <w:r w:rsidR="002345CB" w:rsidRPr="005F09AB">
              <w:rPr>
                <w:rStyle w:val="Hyperkobling"/>
                <w:noProof/>
                <w:spacing w:val="-8"/>
              </w:rPr>
              <w:t xml:space="preserve"> </w:t>
            </w:r>
            <w:r w:rsidR="002345CB" w:rsidRPr="005F09AB">
              <w:rPr>
                <w:rStyle w:val="Hyperkobling"/>
                <w:noProof/>
              </w:rPr>
              <w:t>community</w:t>
            </w:r>
            <w:r w:rsidR="002345CB" w:rsidRPr="005F09AB">
              <w:rPr>
                <w:rStyle w:val="Hyperkobling"/>
                <w:noProof/>
                <w:spacing w:val="-9"/>
              </w:rPr>
              <w:t xml:space="preserve"> </w:t>
            </w:r>
            <w:r w:rsidR="002345CB" w:rsidRPr="005F09AB">
              <w:rPr>
                <w:rStyle w:val="Hyperkobling"/>
                <w:noProof/>
              </w:rPr>
              <w:t>and</w:t>
            </w:r>
            <w:r w:rsidR="002345CB" w:rsidRPr="005F09AB">
              <w:rPr>
                <w:rStyle w:val="Hyperkobling"/>
                <w:noProof/>
                <w:spacing w:val="-9"/>
              </w:rPr>
              <w:t xml:space="preserve"> </w:t>
            </w:r>
            <w:r w:rsidR="002345CB" w:rsidRPr="005F09AB">
              <w:rPr>
                <w:rStyle w:val="Hyperkobling"/>
                <w:noProof/>
              </w:rPr>
              <w:t>the</w:t>
            </w:r>
            <w:r w:rsidR="002345CB" w:rsidRPr="005F09AB">
              <w:rPr>
                <w:rStyle w:val="Hyperkobling"/>
                <w:noProof/>
                <w:spacing w:val="-8"/>
              </w:rPr>
              <w:t xml:space="preserve"> </w:t>
            </w:r>
            <w:r w:rsidR="002345CB" w:rsidRPr="005F09AB">
              <w:rPr>
                <w:rStyle w:val="Hyperkobling"/>
                <w:noProof/>
                <w:spacing w:val="-2"/>
              </w:rPr>
              <w:t>public.</w:t>
            </w:r>
            <w:r w:rsidR="002345CB">
              <w:rPr>
                <w:noProof/>
                <w:webHidden/>
              </w:rPr>
              <w:tab/>
            </w:r>
            <w:r w:rsidR="002345CB">
              <w:rPr>
                <w:noProof/>
                <w:webHidden/>
              </w:rPr>
              <w:fldChar w:fldCharType="begin"/>
            </w:r>
            <w:r w:rsidR="002345CB">
              <w:rPr>
                <w:noProof/>
                <w:webHidden/>
              </w:rPr>
              <w:instrText xml:space="preserve"> PAGEREF _Toc129871200 \h </w:instrText>
            </w:r>
            <w:r w:rsidR="002345CB">
              <w:rPr>
                <w:noProof/>
                <w:webHidden/>
              </w:rPr>
            </w:r>
            <w:r w:rsidR="002345CB">
              <w:rPr>
                <w:noProof/>
                <w:webHidden/>
              </w:rPr>
              <w:fldChar w:fldCharType="separate"/>
            </w:r>
            <w:r w:rsidR="002345CB">
              <w:rPr>
                <w:noProof/>
                <w:webHidden/>
              </w:rPr>
              <w:t>6</w:t>
            </w:r>
            <w:r w:rsidR="002345CB">
              <w:rPr>
                <w:noProof/>
                <w:webHidden/>
              </w:rPr>
              <w:fldChar w:fldCharType="end"/>
            </w:r>
          </w:hyperlink>
        </w:p>
        <w:p w14:paraId="58A8FD49" w14:textId="505FAD55" w:rsidR="002345CB" w:rsidRDefault="00000000">
          <w:pPr>
            <w:pStyle w:val="INNH1"/>
            <w:tabs>
              <w:tab w:val="right" w:leader="dot" w:pos="9570"/>
            </w:tabs>
            <w:rPr>
              <w:rFonts w:asciiTheme="minorHAnsi" w:eastAsiaTheme="minorEastAsia" w:hAnsiTheme="minorHAnsi" w:cstheme="minorBidi"/>
              <w:noProof/>
            </w:rPr>
          </w:pPr>
          <w:hyperlink w:anchor="_Toc129871201" w:history="1">
            <w:r w:rsidR="002345CB" w:rsidRPr="005F09AB">
              <w:rPr>
                <w:rStyle w:val="Hyperkobling"/>
                <w:noProof/>
              </w:rPr>
              <w:t>Anti-bribery</w:t>
            </w:r>
            <w:r w:rsidR="002345CB" w:rsidRPr="005F09AB">
              <w:rPr>
                <w:rStyle w:val="Hyperkobling"/>
                <w:noProof/>
                <w:spacing w:val="-16"/>
              </w:rPr>
              <w:t xml:space="preserve"> </w:t>
            </w:r>
            <w:r w:rsidR="002345CB" w:rsidRPr="005F09AB">
              <w:rPr>
                <w:rStyle w:val="Hyperkobling"/>
                <w:noProof/>
              </w:rPr>
              <w:t>and</w:t>
            </w:r>
            <w:r w:rsidR="002345CB" w:rsidRPr="005F09AB">
              <w:rPr>
                <w:rStyle w:val="Hyperkobling"/>
                <w:noProof/>
                <w:spacing w:val="-16"/>
              </w:rPr>
              <w:t xml:space="preserve"> </w:t>
            </w:r>
            <w:r w:rsidR="002345CB" w:rsidRPr="005F09AB">
              <w:rPr>
                <w:rStyle w:val="Hyperkobling"/>
                <w:noProof/>
              </w:rPr>
              <w:t>anti-corruption</w:t>
            </w:r>
            <w:r w:rsidR="002345CB" w:rsidRPr="005F09AB">
              <w:rPr>
                <w:rStyle w:val="Hyperkobling"/>
                <w:noProof/>
                <w:spacing w:val="-13"/>
              </w:rPr>
              <w:t xml:space="preserve"> </w:t>
            </w:r>
            <w:r w:rsidR="002345CB" w:rsidRPr="005F09AB">
              <w:rPr>
                <w:rStyle w:val="Hyperkobling"/>
                <w:noProof/>
                <w:spacing w:val="-2"/>
              </w:rPr>
              <w:t>policy</w:t>
            </w:r>
            <w:r w:rsidR="002345CB">
              <w:rPr>
                <w:noProof/>
                <w:webHidden/>
              </w:rPr>
              <w:tab/>
            </w:r>
            <w:r w:rsidR="002345CB">
              <w:rPr>
                <w:noProof/>
                <w:webHidden/>
              </w:rPr>
              <w:fldChar w:fldCharType="begin"/>
            </w:r>
            <w:r w:rsidR="002345CB">
              <w:rPr>
                <w:noProof/>
                <w:webHidden/>
              </w:rPr>
              <w:instrText xml:space="preserve"> PAGEREF _Toc129871201 \h </w:instrText>
            </w:r>
            <w:r w:rsidR="002345CB">
              <w:rPr>
                <w:noProof/>
                <w:webHidden/>
              </w:rPr>
            </w:r>
            <w:r w:rsidR="002345CB">
              <w:rPr>
                <w:noProof/>
                <w:webHidden/>
              </w:rPr>
              <w:fldChar w:fldCharType="separate"/>
            </w:r>
            <w:r w:rsidR="002345CB">
              <w:rPr>
                <w:noProof/>
                <w:webHidden/>
              </w:rPr>
              <w:t>6</w:t>
            </w:r>
            <w:r w:rsidR="002345CB">
              <w:rPr>
                <w:noProof/>
                <w:webHidden/>
              </w:rPr>
              <w:fldChar w:fldCharType="end"/>
            </w:r>
          </w:hyperlink>
        </w:p>
        <w:p w14:paraId="6609BE39" w14:textId="6FDD09DD" w:rsidR="002345CB" w:rsidRDefault="00000000">
          <w:pPr>
            <w:pStyle w:val="INNH2"/>
            <w:tabs>
              <w:tab w:val="right" w:leader="dot" w:pos="9570"/>
            </w:tabs>
            <w:rPr>
              <w:rFonts w:asciiTheme="minorHAnsi" w:eastAsiaTheme="minorEastAsia" w:hAnsiTheme="minorHAnsi" w:cstheme="minorBidi"/>
              <w:noProof/>
            </w:rPr>
          </w:pPr>
          <w:hyperlink w:anchor="_Toc129871202" w:history="1">
            <w:r w:rsidR="002345CB" w:rsidRPr="005F09AB">
              <w:rPr>
                <w:rStyle w:val="Hyperkobling"/>
                <w:noProof/>
                <w:spacing w:val="-2"/>
              </w:rPr>
              <w:t>Pro</w:t>
            </w:r>
            <w:r w:rsidR="002345CB" w:rsidRPr="005F09AB">
              <w:rPr>
                <w:rStyle w:val="Hyperkobling"/>
                <w:noProof/>
                <w:spacing w:val="-2"/>
              </w:rPr>
              <w:t>c</w:t>
            </w:r>
            <w:r w:rsidR="002345CB" w:rsidRPr="005F09AB">
              <w:rPr>
                <w:rStyle w:val="Hyperkobling"/>
                <w:noProof/>
                <w:spacing w:val="-2"/>
              </w:rPr>
              <w:t>urement</w:t>
            </w:r>
            <w:r w:rsidR="002345CB">
              <w:rPr>
                <w:noProof/>
                <w:webHidden/>
              </w:rPr>
              <w:tab/>
            </w:r>
            <w:r w:rsidR="002345CB">
              <w:rPr>
                <w:noProof/>
                <w:webHidden/>
              </w:rPr>
              <w:fldChar w:fldCharType="begin"/>
            </w:r>
            <w:r w:rsidR="002345CB">
              <w:rPr>
                <w:noProof/>
                <w:webHidden/>
              </w:rPr>
              <w:instrText xml:space="preserve"> PAGEREF _Toc129871202 \h </w:instrText>
            </w:r>
            <w:r w:rsidR="002345CB">
              <w:rPr>
                <w:noProof/>
                <w:webHidden/>
              </w:rPr>
            </w:r>
            <w:r w:rsidR="002345CB">
              <w:rPr>
                <w:noProof/>
                <w:webHidden/>
              </w:rPr>
              <w:fldChar w:fldCharType="separate"/>
            </w:r>
            <w:r w:rsidR="002345CB">
              <w:rPr>
                <w:noProof/>
                <w:webHidden/>
              </w:rPr>
              <w:t>7</w:t>
            </w:r>
            <w:r w:rsidR="002345CB">
              <w:rPr>
                <w:noProof/>
                <w:webHidden/>
              </w:rPr>
              <w:fldChar w:fldCharType="end"/>
            </w:r>
          </w:hyperlink>
        </w:p>
        <w:p w14:paraId="1ED36F58" w14:textId="29C6406A" w:rsidR="002345CB" w:rsidRDefault="00000000">
          <w:pPr>
            <w:pStyle w:val="INNH2"/>
            <w:tabs>
              <w:tab w:val="right" w:leader="dot" w:pos="9570"/>
            </w:tabs>
            <w:rPr>
              <w:rFonts w:asciiTheme="minorHAnsi" w:eastAsiaTheme="minorEastAsia" w:hAnsiTheme="minorHAnsi" w:cstheme="minorBidi"/>
              <w:noProof/>
            </w:rPr>
          </w:pPr>
          <w:hyperlink w:anchor="_Toc129871203" w:history="1">
            <w:r w:rsidR="002345CB" w:rsidRPr="005F09AB">
              <w:rPr>
                <w:rStyle w:val="Hyperkobling"/>
                <w:noProof/>
              </w:rPr>
              <w:t>Gifts</w:t>
            </w:r>
            <w:r w:rsidR="002345CB" w:rsidRPr="005F09AB">
              <w:rPr>
                <w:rStyle w:val="Hyperkobling"/>
                <w:noProof/>
                <w:spacing w:val="-6"/>
              </w:rPr>
              <w:t xml:space="preserve"> </w:t>
            </w:r>
            <w:r w:rsidR="002345CB" w:rsidRPr="005F09AB">
              <w:rPr>
                <w:rStyle w:val="Hyperkobling"/>
                <w:noProof/>
              </w:rPr>
              <w:t>and</w:t>
            </w:r>
            <w:r w:rsidR="002345CB" w:rsidRPr="005F09AB">
              <w:rPr>
                <w:rStyle w:val="Hyperkobling"/>
                <w:noProof/>
                <w:spacing w:val="-7"/>
              </w:rPr>
              <w:t xml:space="preserve"> </w:t>
            </w:r>
            <w:r w:rsidR="002345CB" w:rsidRPr="005F09AB">
              <w:rPr>
                <w:rStyle w:val="Hyperkobling"/>
                <w:noProof/>
                <w:spacing w:val="-2"/>
              </w:rPr>
              <w:t>Hospitality</w:t>
            </w:r>
            <w:r w:rsidR="002345CB">
              <w:rPr>
                <w:noProof/>
                <w:webHidden/>
              </w:rPr>
              <w:tab/>
            </w:r>
            <w:r w:rsidR="002345CB">
              <w:rPr>
                <w:noProof/>
                <w:webHidden/>
              </w:rPr>
              <w:fldChar w:fldCharType="begin"/>
            </w:r>
            <w:r w:rsidR="002345CB">
              <w:rPr>
                <w:noProof/>
                <w:webHidden/>
              </w:rPr>
              <w:instrText xml:space="preserve"> PAGEREF _Toc129871203 \h </w:instrText>
            </w:r>
            <w:r w:rsidR="002345CB">
              <w:rPr>
                <w:noProof/>
                <w:webHidden/>
              </w:rPr>
            </w:r>
            <w:r w:rsidR="002345CB">
              <w:rPr>
                <w:noProof/>
                <w:webHidden/>
              </w:rPr>
              <w:fldChar w:fldCharType="separate"/>
            </w:r>
            <w:r w:rsidR="002345CB">
              <w:rPr>
                <w:noProof/>
                <w:webHidden/>
              </w:rPr>
              <w:t>7</w:t>
            </w:r>
            <w:r w:rsidR="002345CB">
              <w:rPr>
                <w:noProof/>
                <w:webHidden/>
              </w:rPr>
              <w:fldChar w:fldCharType="end"/>
            </w:r>
          </w:hyperlink>
        </w:p>
        <w:p w14:paraId="30634641" w14:textId="472C2D96" w:rsidR="002345CB" w:rsidRDefault="00000000">
          <w:pPr>
            <w:pStyle w:val="INNH2"/>
            <w:tabs>
              <w:tab w:val="right" w:leader="dot" w:pos="9570"/>
            </w:tabs>
            <w:rPr>
              <w:rFonts w:asciiTheme="minorHAnsi" w:eastAsiaTheme="minorEastAsia" w:hAnsiTheme="minorHAnsi" w:cstheme="minorBidi"/>
              <w:noProof/>
            </w:rPr>
          </w:pPr>
          <w:hyperlink w:anchor="_Toc129871204" w:history="1">
            <w:r w:rsidR="002345CB" w:rsidRPr="005F09AB">
              <w:rPr>
                <w:rStyle w:val="Hyperkobling"/>
                <w:noProof/>
              </w:rPr>
              <w:t>Conflict</w:t>
            </w:r>
            <w:r w:rsidR="002345CB" w:rsidRPr="005F09AB">
              <w:rPr>
                <w:rStyle w:val="Hyperkobling"/>
                <w:noProof/>
                <w:spacing w:val="-8"/>
              </w:rPr>
              <w:t xml:space="preserve"> </w:t>
            </w:r>
            <w:r w:rsidR="002345CB" w:rsidRPr="005F09AB">
              <w:rPr>
                <w:rStyle w:val="Hyperkobling"/>
                <w:noProof/>
              </w:rPr>
              <w:t>of</w:t>
            </w:r>
            <w:r w:rsidR="002345CB" w:rsidRPr="005F09AB">
              <w:rPr>
                <w:rStyle w:val="Hyperkobling"/>
                <w:noProof/>
                <w:spacing w:val="-9"/>
              </w:rPr>
              <w:t xml:space="preserve"> </w:t>
            </w:r>
            <w:r w:rsidR="002345CB" w:rsidRPr="005F09AB">
              <w:rPr>
                <w:rStyle w:val="Hyperkobling"/>
                <w:noProof/>
                <w:spacing w:val="-2"/>
              </w:rPr>
              <w:t>Interest</w:t>
            </w:r>
            <w:r w:rsidR="002345CB">
              <w:rPr>
                <w:noProof/>
                <w:webHidden/>
              </w:rPr>
              <w:tab/>
            </w:r>
            <w:r w:rsidR="002345CB">
              <w:rPr>
                <w:noProof/>
                <w:webHidden/>
              </w:rPr>
              <w:fldChar w:fldCharType="begin"/>
            </w:r>
            <w:r w:rsidR="002345CB">
              <w:rPr>
                <w:noProof/>
                <w:webHidden/>
              </w:rPr>
              <w:instrText xml:space="preserve"> PAGEREF _Toc129871204 \h </w:instrText>
            </w:r>
            <w:r w:rsidR="002345CB">
              <w:rPr>
                <w:noProof/>
                <w:webHidden/>
              </w:rPr>
            </w:r>
            <w:r w:rsidR="002345CB">
              <w:rPr>
                <w:noProof/>
                <w:webHidden/>
              </w:rPr>
              <w:fldChar w:fldCharType="separate"/>
            </w:r>
            <w:r w:rsidR="002345CB">
              <w:rPr>
                <w:noProof/>
                <w:webHidden/>
              </w:rPr>
              <w:t>7</w:t>
            </w:r>
            <w:r w:rsidR="002345CB">
              <w:rPr>
                <w:noProof/>
                <w:webHidden/>
              </w:rPr>
              <w:fldChar w:fldCharType="end"/>
            </w:r>
          </w:hyperlink>
        </w:p>
        <w:p w14:paraId="6B8B09CC" w14:textId="0908BEB4" w:rsidR="002345CB" w:rsidRDefault="00000000">
          <w:pPr>
            <w:pStyle w:val="INNH1"/>
            <w:tabs>
              <w:tab w:val="right" w:leader="dot" w:pos="9570"/>
            </w:tabs>
            <w:rPr>
              <w:rFonts w:asciiTheme="minorHAnsi" w:eastAsiaTheme="minorEastAsia" w:hAnsiTheme="minorHAnsi" w:cstheme="minorBidi"/>
              <w:noProof/>
            </w:rPr>
          </w:pPr>
          <w:hyperlink w:anchor="_Toc129871205" w:history="1">
            <w:r w:rsidR="002345CB" w:rsidRPr="005F09AB">
              <w:rPr>
                <w:rStyle w:val="Hyperkobling"/>
                <w:noProof/>
              </w:rPr>
              <w:t>Child</w:t>
            </w:r>
            <w:r w:rsidR="002345CB" w:rsidRPr="005F09AB">
              <w:rPr>
                <w:rStyle w:val="Hyperkobling"/>
                <w:noProof/>
                <w:spacing w:val="-11"/>
              </w:rPr>
              <w:t xml:space="preserve"> </w:t>
            </w:r>
            <w:r w:rsidR="002345CB" w:rsidRPr="005F09AB">
              <w:rPr>
                <w:rStyle w:val="Hyperkobling"/>
                <w:noProof/>
              </w:rPr>
              <w:t>and</w:t>
            </w:r>
            <w:r w:rsidR="002345CB" w:rsidRPr="005F09AB">
              <w:rPr>
                <w:rStyle w:val="Hyperkobling"/>
                <w:noProof/>
                <w:spacing w:val="-12"/>
              </w:rPr>
              <w:t xml:space="preserve"> </w:t>
            </w:r>
            <w:r w:rsidR="002345CB" w:rsidRPr="005F09AB">
              <w:rPr>
                <w:rStyle w:val="Hyperkobling"/>
                <w:noProof/>
              </w:rPr>
              <w:t>Vulnerable</w:t>
            </w:r>
            <w:r w:rsidR="002345CB" w:rsidRPr="005F09AB">
              <w:rPr>
                <w:rStyle w:val="Hyperkobling"/>
                <w:noProof/>
                <w:spacing w:val="-12"/>
              </w:rPr>
              <w:t xml:space="preserve"> </w:t>
            </w:r>
            <w:r w:rsidR="002345CB" w:rsidRPr="005F09AB">
              <w:rPr>
                <w:rStyle w:val="Hyperkobling"/>
                <w:noProof/>
              </w:rPr>
              <w:t>People</w:t>
            </w:r>
            <w:r w:rsidR="002345CB" w:rsidRPr="005F09AB">
              <w:rPr>
                <w:rStyle w:val="Hyperkobling"/>
                <w:noProof/>
                <w:spacing w:val="-10"/>
              </w:rPr>
              <w:t xml:space="preserve"> </w:t>
            </w:r>
            <w:r w:rsidR="002345CB" w:rsidRPr="005F09AB">
              <w:rPr>
                <w:rStyle w:val="Hyperkobling"/>
                <w:noProof/>
              </w:rPr>
              <w:t>Safeguarding</w:t>
            </w:r>
            <w:r w:rsidR="002345CB" w:rsidRPr="005F09AB">
              <w:rPr>
                <w:rStyle w:val="Hyperkobling"/>
                <w:noProof/>
                <w:spacing w:val="-10"/>
              </w:rPr>
              <w:t xml:space="preserve"> </w:t>
            </w:r>
            <w:r w:rsidR="002345CB" w:rsidRPr="005F09AB">
              <w:rPr>
                <w:rStyle w:val="Hyperkobling"/>
                <w:noProof/>
                <w:spacing w:val="-2"/>
              </w:rPr>
              <w:t>Policy</w:t>
            </w:r>
            <w:r w:rsidR="002345CB">
              <w:rPr>
                <w:noProof/>
                <w:webHidden/>
              </w:rPr>
              <w:tab/>
            </w:r>
            <w:r w:rsidR="002345CB">
              <w:rPr>
                <w:noProof/>
                <w:webHidden/>
              </w:rPr>
              <w:fldChar w:fldCharType="begin"/>
            </w:r>
            <w:r w:rsidR="002345CB">
              <w:rPr>
                <w:noProof/>
                <w:webHidden/>
              </w:rPr>
              <w:instrText xml:space="preserve"> PAGEREF _Toc129871205 \h </w:instrText>
            </w:r>
            <w:r w:rsidR="002345CB">
              <w:rPr>
                <w:noProof/>
                <w:webHidden/>
              </w:rPr>
            </w:r>
            <w:r w:rsidR="002345CB">
              <w:rPr>
                <w:noProof/>
                <w:webHidden/>
              </w:rPr>
              <w:fldChar w:fldCharType="separate"/>
            </w:r>
            <w:r w:rsidR="002345CB">
              <w:rPr>
                <w:noProof/>
                <w:webHidden/>
              </w:rPr>
              <w:t>8</w:t>
            </w:r>
            <w:r w:rsidR="002345CB">
              <w:rPr>
                <w:noProof/>
                <w:webHidden/>
              </w:rPr>
              <w:fldChar w:fldCharType="end"/>
            </w:r>
          </w:hyperlink>
        </w:p>
        <w:p w14:paraId="5003BD50" w14:textId="1CCA8C44" w:rsidR="002345CB" w:rsidRDefault="00000000">
          <w:pPr>
            <w:pStyle w:val="INNH1"/>
            <w:tabs>
              <w:tab w:val="right" w:leader="dot" w:pos="9570"/>
            </w:tabs>
            <w:rPr>
              <w:rFonts w:asciiTheme="minorHAnsi" w:eastAsiaTheme="minorEastAsia" w:hAnsiTheme="minorHAnsi" w:cstheme="minorBidi"/>
              <w:noProof/>
            </w:rPr>
          </w:pPr>
          <w:hyperlink w:anchor="_Toc129871206" w:history="1">
            <w:r w:rsidR="002345CB" w:rsidRPr="005F09AB">
              <w:rPr>
                <w:rStyle w:val="Hyperkobling"/>
                <w:noProof/>
              </w:rPr>
              <w:t>Trafficking</w:t>
            </w:r>
            <w:r w:rsidR="002345CB" w:rsidRPr="005F09AB">
              <w:rPr>
                <w:rStyle w:val="Hyperkobling"/>
                <w:noProof/>
                <w:spacing w:val="-10"/>
              </w:rPr>
              <w:t xml:space="preserve"> </w:t>
            </w:r>
            <w:r w:rsidR="002345CB" w:rsidRPr="005F09AB">
              <w:rPr>
                <w:rStyle w:val="Hyperkobling"/>
                <w:noProof/>
              </w:rPr>
              <w:t>in</w:t>
            </w:r>
            <w:r w:rsidR="002345CB" w:rsidRPr="005F09AB">
              <w:rPr>
                <w:rStyle w:val="Hyperkobling"/>
                <w:noProof/>
                <w:spacing w:val="-11"/>
              </w:rPr>
              <w:t xml:space="preserve"> </w:t>
            </w:r>
            <w:r w:rsidR="002345CB" w:rsidRPr="005F09AB">
              <w:rPr>
                <w:rStyle w:val="Hyperkobling"/>
                <w:noProof/>
              </w:rPr>
              <w:t>Persons</w:t>
            </w:r>
            <w:r w:rsidR="002345CB" w:rsidRPr="005F09AB">
              <w:rPr>
                <w:rStyle w:val="Hyperkobling"/>
                <w:noProof/>
                <w:spacing w:val="-10"/>
              </w:rPr>
              <w:t xml:space="preserve"> </w:t>
            </w:r>
            <w:r w:rsidR="002345CB" w:rsidRPr="005F09AB">
              <w:rPr>
                <w:rStyle w:val="Hyperkobling"/>
                <w:noProof/>
                <w:spacing w:val="-4"/>
              </w:rPr>
              <w:t>(TIP)</w:t>
            </w:r>
            <w:r w:rsidR="002345CB">
              <w:rPr>
                <w:noProof/>
                <w:webHidden/>
              </w:rPr>
              <w:tab/>
            </w:r>
            <w:r w:rsidR="002345CB">
              <w:rPr>
                <w:noProof/>
                <w:webHidden/>
              </w:rPr>
              <w:fldChar w:fldCharType="begin"/>
            </w:r>
            <w:r w:rsidR="002345CB">
              <w:rPr>
                <w:noProof/>
                <w:webHidden/>
              </w:rPr>
              <w:instrText xml:space="preserve"> PAGEREF _Toc129871206 \h </w:instrText>
            </w:r>
            <w:r w:rsidR="002345CB">
              <w:rPr>
                <w:noProof/>
                <w:webHidden/>
              </w:rPr>
            </w:r>
            <w:r w:rsidR="002345CB">
              <w:rPr>
                <w:noProof/>
                <w:webHidden/>
              </w:rPr>
              <w:fldChar w:fldCharType="separate"/>
            </w:r>
            <w:r w:rsidR="002345CB">
              <w:rPr>
                <w:noProof/>
                <w:webHidden/>
              </w:rPr>
              <w:t>8</w:t>
            </w:r>
            <w:r w:rsidR="002345CB">
              <w:rPr>
                <w:noProof/>
                <w:webHidden/>
              </w:rPr>
              <w:fldChar w:fldCharType="end"/>
            </w:r>
          </w:hyperlink>
        </w:p>
        <w:p w14:paraId="3A82769C" w14:textId="4D07BF7E" w:rsidR="002345CB" w:rsidRDefault="00000000">
          <w:pPr>
            <w:pStyle w:val="INNH1"/>
            <w:tabs>
              <w:tab w:val="right" w:leader="dot" w:pos="9570"/>
            </w:tabs>
            <w:rPr>
              <w:rFonts w:asciiTheme="minorHAnsi" w:eastAsiaTheme="minorEastAsia" w:hAnsiTheme="minorHAnsi" w:cstheme="minorBidi"/>
              <w:noProof/>
            </w:rPr>
          </w:pPr>
          <w:hyperlink w:anchor="_Toc129871207" w:history="1">
            <w:r w:rsidR="002345CB" w:rsidRPr="005F09AB">
              <w:rPr>
                <w:rStyle w:val="Hyperkobling"/>
                <w:noProof/>
              </w:rPr>
              <w:t>Privacy</w:t>
            </w:r>
            <w:r w:rsidR="002345CB" w:rsidRPr="005F09AB">
              <w:rPr>
                <w:rStyle w:val="Hyperkobling"/>
                <w:noProof/>
                <w:spacing w:val="-7"/>
              </w:rPr>
              <w:t xml:space="preserve"> </w:t>
            </w:r>
            <w:r w:rsidR="002345CB" w:rsidRPr="005F09AB">
              <w:rPr>
                <w:rStyle w:val="Hyperkobling"/>
                <w:noProof/>
              </w:rPr>
              <w:t>and</w:t>
            </w:r>
            <w:r w:rsidR="002345CB" w:rsidRPr="005F09AB">
              <w:rPr>
                <w:rStyle w:val="Hyperkobling"/>
                <w:noProof/>
                <w:spacing w:val="-6"/>
              </w:rPr>
              <w:t xml:space="preserve"> </w:t>
            </w:r>
            <w:r w:rsidR="002345CB" w:rsidRPr="005F09AB">
              <w:rPr>
                <w:rStyle w:val="Hyperkobling"/>
                <w:noProof/>
              </w:rPr>
              <w:t>Data</w:t>
            </w:r>
            <w:r w:rsidR="002345CB" w:rsidRPr="005F09AB">
              <w:rPr>
                <w:rStyle w:val="Hyperkobling"/>
                <w:noProof/>
                <w:spacing w:val="-7"/>
              </w:rPr>
              <w:t xml:space="preserve"> </w:t>
            </w:r>
            <w:r w:rsidR="002345CB" w:rsidRPr="005F09AB">
              <w:rPr>
                <w:rStyle w:val="Hyperkobling"/>
                <w:noProof/>
                <w:spacing w:val="-2"/>
              </w:rPr>
              <w:t>Protection</w:t>
            </w:r>
            <w:r w:rsidR="002345CB">
              <w:rPr>
                <w:noProof/>
                <w:webHidden/>
              </w:rPr>
              <w:tab/>
            </w:r>
            <w:r w:rsidR="002345CB">
              <w:rPr>
                <w:noProof/>
                <w:webHidden/>
              </w:rPr>
              <w:fldChar w:fldCharType="begin"/>
            </w:r>
            <w:r w:rsidR="002345CB">
              <w:rPr>
                <w:noProof/>
                <w:webHidden/>
              </w:rPr>
              <w:instrText xml:space="preserve"> PAGEREF _Toc129871207 \h </w:instrText>
            </w:r>
            <w:r w:rsidR="002345CB">
              <w:rPr>
                <w:noProof/>
                <w:webHidden/>
              </w:rPr>
            </w:r>
            <w:r w:rsidR="002345CB">
              <w:rPr>
                <w:noProof/>
                <w:webHidden/>
              </w:rPr>
              <w:fldChar w:fldCharType="separate"/>
            </w:r>
            <w:r w:rsidR="002345CB">
              <w:rPr>
                <w:noProof/>
                <w:webHidden/>
              </w:rPr>
              <w:t>9</w:t>
            </w:r>
            <w:r w:rsidR="002345CB">
              <w:rPr>
                <w:noProof/>
                <w:webHidden/>
              </w:rPr>
              <w:fldChar w:fldCharType="end"/>
            </w:r>
          </w:hyperlink>
        </w:p>
        <w:p w14:paraId="3A0D22A0" w14:textId="30B764AB" w:rsidR="002345CB" w:rsidRDefault="00000000">
          <w:pPr>
            <w:pStyle w:val="INNH1"/>
            <w:tabs>
              <w:tab w:val="right" w:leader="dot" w:pos="9570"/>
            </w:tabs>
            <w:rPr>
              <w:rFonts w:asciiTheme="minorHAnsi" w:eastAsiaTheme="minorEastAsia" w:hAnsiTheme="minorHAnsi" w:cstheme="minorBidi"/>
              <w:noProof/>
            </w:rPr>
          </w:pPr>
          <w:hyperlink w:anchor="_Toc129871208" w:history="1">
            <w:r w:rsidR="002345CB" w:rsidRPr="005F09AB">
              <w:rPr>
                <w:rStyle w:val="Hyperkobling"/>
                <w:noProof/>
                <w:spacing w:val="-2"/>
              </w:rPr>
              <w:t>Whistleblowing,</w:t>
            </w:r>
            <w:r w:rsidR="002345CB" w:rsidRPr="005F09AB">
              <w:rPr>
                <w:rStyle w:val="Hyperkobling"/>
                <w:noProof/>
                <w:spacing w:val="9"/>
              </w:rPr>
              <w:t xml:space="preserve"> </w:t>
            </w:r>
            <w:r w:rsidR="002345CB" w:rsidRPr="005F09AB">
              <w:rPr>
                <w:rStyle w:val="Hyperkobling"/>
                <w:noProof/>
                <w:spacing w:val="-2"/>
              </w:rPr>
              <w:t>notifications</w:t>
            </w:r>
            <w:r w:rsidR="002345CB">
              <w:rPr>
                <w:noProof/>
                <w:webHidden/>
              </w:rPr>
              <w:tab/>
            </w:r>
            <w:r w:rsidR="002345CB">
              <w:rPr>
                <w:noProof/>
                <w:webHidden/>
              </w:rPr>
              <w:fldChar w:fldCharType="begin"/>
            </w:r>
            <w:r w:rsidR="002345CB">
              <w:rPr>
                <w:noProof/>
                <w:webHidden/>
              </w:rPr>
              <w:instrText xml:space="preserve"> PAGEREF _Toc129871208 \h </w:instrText>
            </w:r>
            <w:r w:rsidR="002345CB">
              <w:rPr>
                <w:noProof/>
                <w:webHidden/>
              </w:rPr>
            </w:r>
            <w:r w:rsidR="002345CB">
              <w:rPr>
                <w:noProof/>
                <w:webHidden/>
              </w:rPr>
              <w:fldChar w:fldCharType="separate"/>
            </w:r>
            <w:r w:rsidR="002345CB">
              <w:rPr>
                <w:noProof/>
                <w:webHidden/>
              </w:rPr>
              <w:t>9</w:t>
            </w:r>
            <w:r w:rsidR="002345CB">
              <w:rPr>
                <w:noProof/>
                <w:webHidden/>
              </w:rPr>
              <w:fldChar w:fldCharType="end"/>
            </w:r>
          </w:hyperlink>
        </w:p>
        <w:p w14:paraId="24F639CE" w14:textId="20D2566E" w:rsidR="002345CB" w:rsidRDefault="00000000">
          <w:pPr>
            <w:pStyle w:val="INNH1"/>
            <w:tabs>
              <w:tab w:val="right" w:leader="dot" w:pos="9570"/>
            </w:tabs>
            <w:rPr>
              <w:rFonts w:asciiTheme="minorHAnsi" w:eastAsiaTheme="minorEastAsia" w:hAnsiTheme="minorHAnsi" w:cstheme="minorBidi"/>
              <w:noProof/>
            </w:rPr>
          </w:pPr>
          <w:hyperlink w:anchor="_Toc129871209" w:history="1">
            <w:r w:rsidR="002345CB" w:rsidRPr="005F09AB">
              <w:rPr>
                <w:rStyle w:val="Hyperkobling"/>
                <w:noProof/>
              </w:rPr>
              <w:t>Process</w:t>
            </w:r>
            <w:r w:rsidR="002345CB" w:rsidRPr="005F09AB">
              <w:rPr>
                <w:rStyle w:val="Hyperkobling"/>
                <w:noProof/>
                <w:spacing w:val="-11"/>
              </w:rPr>
              <w:t xml:space="preserve"> </w:t>
            </w:r>
            <w:r w:rsidR="002345CB" w:rsidRPr="005F09AB">
              <w:rPr>
                <w:rStyle w:val="Hyperkobling"/>
                <w:noProof/>
              </w:rPr>
              <w:t>for</w:t>
            </w:r>
            <w:r w:rsidR="002345CB" w:rsidRPr="005F09AB">
              <w:rPr>
                <w:rStyle w:val="Hyperkobling"/>
                <w:noProof/>
                <w:spacing w:val="-7"/>
              </w:rPr>
              <w:t xml:space="preserve"> </w:t>
            </w:r>
            <w:r w:rsidR="002345CB" w:rsidRPr="005F09AB">
              <w:rPr>
                <w:rStyle w:val="Hyperkobling"/>
                <w:noProof/>
              </w:rPr>
              <w:t>managing</w:t>
            </w:r>
            <w:r w:rsidR="002345CB" w:rsidRPr="005F09AB">
              <w:rPr>
                <w:rStyle w:val="Hyperkobling"/>
                <w:noProof/>
                <w:spacing w:val="-11"/>
              </w:rPr>
              <w:t xml:space="preserve"> </w:t>
            </w:r>
            <w:r w:rsidR="002345CB" w:rsidRPr="005F09AB">
              <w:rPr>
                <w:rStyle w:val="Hyperkobling"/>
                <w:noProof/>
              </w:rPr>
              <w:t>breaches</w:t>
            </w:r>
            <w:r w:rsidR="002345CB" w:rsidRPr="005F09AB">
              <w:rPr>
                <w:rStyle w:val="Hyperkobling"/>
                <w:noProof/>
                <w:spacing w:val="-8"/>
              </w:rPr>
              <w:t xml:space="preserve"> </w:t>
            </w:r>
            <w:r w:rsidR="002345CB" w:rsidRPr="005F09AB">
              <w:rPr>
                <w:rStyle w:val="Hyperkobling"/>
                <w:noProof/>
              </w:rPr>
              <w:t>of</w:t>
            </w:r>
            <w:r w:rsidR="002345CB" w:rsidRPr="005F09AB">
              <w:rPr>
                <w:rStyle w:val="Hyperkobling"/>
                <w:noProof/>
                <w:spacing w:val="-10"/>
              </w:rPr>
              <w:t xml:space="preserve"> </w:t>
            </w:r>
            <w:r w:rsidR="002345CB" w:rsidRPr="005F09AB">
              <w:rPr>
                <w:rStyle w:val="Hyperkobling"/>
                <w:noProof/>
              </w:rPr>
              <w:t>research</w:t>
            </w:r>
            <w:r w:rsidR="002345CB" w:rsidRPr="005F09AB">
              <w:rPr>
                <w:rStyle w:val="Hyperkobling"/>
                <w:noProof/>
                <w:spacing w:val="-8"/>
              </w:rPr>
              <w:t xml:space="preserve"> </w:t>
            </w:r>
            <w:r w:rsidR="002345CB" w:rsidRPr="005F09AB">
              <w:rPr>
                <w:rStyle w:val="Hyperkobling"/>
                <w:noProof/>
              </w:rPr>
              <w:t>ethics</w:t>
            </w:r>
            <w:r w:rsidR="002345CB" w:rsidRPr="005F09AB">
              <w:rPr>
                <w:rStyle w:val="Hyperkobling"/>
                <w:noProof/>
                <w:spacing w:val="-10"/>
              </w:rPr>
              <w:t xml:space="preserve"> </w:t>
            </w:r>
            <w:r w:rsidR="002345CB" w:rsidRPr="005F09AB">
              <w:rPr>
                <w:rStyle w:val="Hyperkobling"/>
                <w:noProof/>
                <w:spacing w:val="-2"/>
              </w:rPr>
              <w:t>norms</w:t>
            </w:r>
            <w:r w:rsidR="002345CB">
              <w:rPr>
                <w:noProof/>
                <w:webHidden/>
              </w:rPr>
              <w:tab/>
            </w:r>
            <w:r w:rsidR="002345CB">
              <w:rPr>
                <w:noProof/>
                <w:webHidden/>
              </w:rPr>
              <w:fldChar w:fldCharType="begin"/>
            </w:r>
            <w:r w:rsidR="002345CB">
              <w:rPr>
                <w:noProof/>
                <w:webHidden/>
              </w:rPr>
              <w:instrText xml:space="preserve"> PAGEREF _Toc129871209 \h </w:instrText>
            </w:r>
            <w:r w:rsidR="002345CB">
              <w:rPr>
                <w:noProof/>
                <w:webHidden/>
              </w:rPr>
            </w:r>
            <w:r w:rsidR="002345CB">
              <w:rPr>
                <w:noProof/>
                <w:webHidden/>
              </w:rPr>
              <w:fldChar w:fldCharType="separate"/>
            </w:r>
            <w:r w:rsidR="002345CB">
              <w:rPr>
                <w:noProof/>
                <w:webHidden/>
              </w:rPr>
              <w:t>9</w:t>
            </w:r>
            <w:r w:rsidR="002345CB">
              <w:rPr>
                <w:noProof/>
                <w:webHidden/>
              </w:rPr>
              <w:fldChar w:fldCharType="end"/>
            </w:r>
          </w:hyperlink>
        </w:p>
        <w:p w14:paraId="151459F9" w14:textId="20B7F506" w:rsidR="002345CB" w:rsidRDefault="00000000">
          <w:pPr>
            <w:pStyle w:val="INNH2"/>
            <w:tabs>
              <w:tab w:val="right" w:leader="dot" w:pos="9570"/>
            </w:tabs>
            <w:rPr>
              <w:rFonts w:asciiTheme="minorHAnsi" w:eastAsiaTheme="minorEastAsia" w:hAnsiTheme="minorHAnsi" w:cstheme="minorBidi"/>
              <w:noProof/>
            </w:rPr>
          </w:pPr>
          <w:hyperlink w:anchor="_Toc129871210" w:history="1">
            <w:r w:rsidR="002345CB" w:rsidRPr="005F09AB">
              <w:rPr>
                <w:rStyle w:val="Hyperkobling"/>
                <w:noProof/>
              </w:rPr>
              <w:t>Reporting</w:t>
            </w:r>
            <w:r w:rsidR="002345CB" w:rsidRPr="005F09AB">
              <w:rPr>
                <w:rStyle w:val="Hyperkobling"/>
                <w:noProof/>
                <w:spacing w:val="-10"/>
              </w:rPr>
              <w:t xml:space="preserve"> </w:t>
            </w:r>
            <w:r w:rsidR="002345CB" w:rsidRPr="005F09AB">
              <w:rPr>
                <w:rStyle w:val="Hyperkobling"/>
                <w:noProof/>
              </w:rPr>
              <w:t>ethical</w:t>
            </w:r>
            <w:r w:rsidR="002345CB" w:rsidRPr="005F09AB">
              <w:rPr>
                <w:rStyle w:val="Hyperkobling"/>
                <w:noProof/>
                <w:spacing w:val="-9"/>
              </w:rPr>
              <w:t xml:space="preserve"> </w:t>
            </w:r>
            <w:r w:rsidR="002345CB" w:rsidRPr="005F09AB">
              <w:rPr>
                <w:rStyle w:val="Hyperkobling"/>
                <w:noProof/>
                <w:spacing w:val="-2"/>
              </w:rPr>
              <w:t>misconduct</w:t>
            </w:r>
            <w:r w:rsidR="002345CB">
              <w:rPr>
                <w:noProof/>
                <w:webHidden/>
              </w:rPr>
              <w:tab/>
            </w:r>
            <w:r w:rsidR="002345CB">
              <w:rPr>
                <w:noProof/>
                <w:webHidden/>
              </w:rPr>
              <w:fldChar w:fldCharType="begin"/>
            </w:r>
            <w:r w:rsidR="002345CB">
              <w:rPr>
                <w:noProof/>
                <w:webHidden/>
              </w:rPr>
              <w:instrText xml:space="preserve"> PAGEREF _Toc129871210 \h </w:instrText>
            </w:r>
            <w:r w:rsidR="002345CB">
              <w:rPr>
                <w:noProof/>
                <w:webHidden/>
              </w:rPr>
            </w:r>
            <w:r w:rsidR="002345CB">
              <w:rPr>
                <w:noProof/>
                <w:webHidden/>
              </w:rPr>
              <w:fldChar w:fldCharType="separate"/>
            </w:r>
            <w:r w:rsidR="002345CB">
              <w:rPr>
                <w:noProof/>
                <w:webHidden/>
              </w:rPr>
              <w:t>10</w:t>
            </w:r>
            <w:r w:rsidR="002345CB">
              <w:rPr>
                <w:noProof/>
                <w:webHidden/>
              </w:rPr>
              <w:fldChar w:fldCharType="end"/>
            </w:r>
          </w:hyperlink>
        </w:p>
        <w:p w14:paraId="48CC5988" w14:textId="6532A1C8" w:rsidR="002345CB" w:rsidRDefault="00000000">
          <w:pPr>
            <w:pStyle w:val="INNH2"/>
            <w:tabs>
              <w:tab w:val="right" w:leader="dot" w:pos="9570"/>
            </w:tabs>
            <w:rPr>
              <w:rFonts w:asciiTheme="minorHAnsi" w:eastAsiaTheme="minorEastAsia" w:hAnsiTheme="minorHAnsi" w:cstheme="minorBidi"/>
              <w:noProof/>
            </w:rPr>
          </w:pPr>
          <w:hyperlink w:anchor="_Toc129871211" w:history="1">
            <w:r w:rsidR="002345CB" w:rsidRPr="005F09AB">
              <w:rPr>
                <w:rStyle w:val="Hyperkobling"/>
                <w:noProof/>
              </w:rPr>
              <w:t>Preliminary</w:t>
            </w:r>
            <w:r w:rsidR="002345CB" w:rsidRPr="005F09AB">
              <w:rPr>
                <w:rStyle w:val="Hyperkobling"/>
                <w:noProof/>
                <w:spacing w:val="-12"/>
              </w:rPr>
              <w:t xml:space="preserve"> </w:t>
            </w:r>
            <w:r w:rsidR="002345CB" w:rsidRPr="005F09AB">
              <w:rPr>
                <w:rStyle w:val="Hyperkobling"/>
                <w:noProof/>
                <w:spacing w:val="-2"/>
              </w:rPr>
              <w:t>investigation</w:t>
            </w:r>
            <w:r w:rsidR="002345CB">
              <w:rPr>
                <w:noProof/>
                <w:webHidden/>
              </w:rPr>
              <w:tab/>
            </w:r>
            <w:r w:rsidR="002345CB">
              <w:rPr>
                <w:noProof/>
                <w:webHidden/>
              </w:rPr>
              <w:fldChar w:fldCharType="begin"/>
            </w:r>
            <w:r w:rsidR="002345CB">
              <w:rPr>
                <w:noProof/>
                <w:webHidden/>
              </w:rPr>
              <w:instrText xml:space="preserve"> PAGEREF _Toc129871211 \h </w:instrText>
            </w:r>
            <w:r w:rsidR="002345CB">
              <w:rPr>
                <w:noProof/>
                <w:webHidden/>
              </w:rPr>
            </w:r>
            <w:r w:rsidR="002345CB">
              <w:rPr>
                <w:noProof/>
                <w:webHidden/>
              </w:rPr>
              <w:fldChar w:fldCharType="separate"/>
            </w:r>
            <w:r w:rsidR="002345CB">
              <w:rPr>
                <w:noProof/>
                <w:webHidden/>
              </w:rPr>
              <w:t>10</w:t>
            </w:r>
            <w:r w:rsidR="002345CB">
              <w:rPr>
                <w:noProof/>
                <w:webHidden/>
              </w:rPr>
              <w:fldChar w:fldCharType="end"/>
            </w:r>
          </w:hyperlink>
        </w:p>
        <w:p w14:paraId="62939976" w14:textId="5E6CC584" w:rsidR="002345CB" w:rsidRDefault="00000000">
          <w:pPr>
            <w:pStyle w:val="INNH2"/>
            <w:tabs>
              <w:tab w:val="right" w:leader="dot" w:pos="9570"/>
            </w:tabs>
            <w:rPr>
              <w:rFonts w:asciiTheme="minorHAnsi" w:eastAsiaTheme="minorEastAsia" w:hAnsiTheme="minorHAnsi" w:cstheme="minorBidi"/>
              <w:noProof/>
            </w:rPr>
          </w:pPr>
          <w:hyperlink w:anchor="_Toc129871212" w:history="1">
            <w:r w:rsidR="002345CB" w:rsidRPr="005F09AB">
              <w:rPr>
                <w:rStyle w:val="Hyperkobling"/>
                <w:noProof/>
                <w:spacing w:val="-2"/>
              </w:rPr>
              <w:t>Investigation</w:t>
            </w:r>
            <w:r w:rsidR="002345CB">
              <w:rPr>
                <w:noProof/>
                <w:webHidden/>
              </w:rPr>
              <w:tab/>
            </w:r>
            <w:r w:rsidR="002345CB">
              <w:rPr>
                <w:noProof/>
                <w:webHidden/>
              </w:rPr>
              <w:fldChar w:fldCharType="begin"/>
            </w:r>
            <w:r w:rsidR="002345CB">
              <w:rPr>
                <w:noProof/>
                <w:webHidden/>
              </w:rPr>
              <w:instrText xml:space="preserve"> PAGEREF _Toc129871212 \h </w:instrText>
            </w:r>
            <w:r w:rsidR="002345CB">
              <w:rPr>
                <w:noProof/>
                <w:webHidden/>
              </w:rPr>
            </w:r>
            <w:r w:rsidR="002345CB">
              <w:rPr>
                <w:noProof/>
                <w:webHidden/>
              </w:rPr>
              <w:fldChar w:fldCharType="separate"/>
            </w:r>
            <w:r w:rsidR="002345CB">
              <w:rPr>
                <w:noProof/>
                <w:webHidden/>
              </w:rPr>
              <w:t>10</w:t>
            </w:r>
            <w:r w:rsidR="002345CB">
              <w:rPr>
                <w:noProof/>
                <w:webHidden/>
              </w:rPr>
              <w:fldChar w:fldCharType="end"/>
            </w:r>
          </w:hyperlink>
        </w:p>
        <w:p w14:paraId="537322A7" w14:textId="167FEF0D" w:rsidR="002345CB" w:rsidRDefault="00000000">
          <w:pPr>
            <w:pStyle w:val="INNH2"/>
            <w:tabs>
              <w:tab w:val="right" w:leader="dot" w:pos="9570"/>
            </w:tabs>
            <w:rPr>
              <w:rFonts w:asciiTheme="minorHAnsi" w:eastAsiaTheme="minorEastAsia" w:hAnsiTheme="minorHAnsi" w:cstheme="minorBidi"/>
              <w:noProof/>
            </w:rPr>
          </w:pPr>
          <w:hyperlink w:anchor="_Toc129871213" w:history="1">
            <w:r w:rsidR="002345CB" w:rsidRPr="005F09AB">
              <w:rPr>
                <w:rStyle w:val="Hyperkobling"/>
                <w:noProof/>
              </w:rPr>
              <w:t>Transparency</w:t>
            </w:r>
            <w:r w:rsidR="002345CB" w:rsidRPr="005F09AB">
              <w:rPr>
                <w:rStyle w:val="Hyperkobling"/>
                <w:noProof/>
                <w:spacing w:val="-9"/>
              </w:rPr>
              <w:t xml:space="preserve"> </w:t>
            </w:r>
            <w:r w:rsidR="002345CB" w:rsidRPr="005F09AB">
              <w:rPr>
                <w:rStyle w:val="Hyperkobling"/>
                <w:noProof/>
              </w:rPr>
              <w:t>and</w:t>
            </w:r>
            <w:r w:rsidR="002345CB" w:rsidRPr="005F09AB">
              <w:rPr>
                <w:rStyle w:val="Hyperkobling"/>
                <w:noProof/>
                <w:spacing w:val="-10"/>
              </w:rPr>
              <w:t xml:space="preserve"> </w:t>
            </w:r>
            <w:r w:rsidR="002345CB" w:rsidRPr="005F09AB">
              <w:rPr>
                <w:rStyle w:val="Hyperkobling"/>
                <w:noProof/>
              </w:rPr>
              <w:t>process</w:t>
            </w:r>
            <w:r w:rsidR="002345CB" w:rsidRPr="005F09AB">
              <w:rPr>
                <w:rStyle w:val="Hyperkobling"/>
                <w:noProof/>
                <w:spacing w:val="-11"/>
              </w:rPr>
              <w:t xml:space="preserve"> </w:t>
            </w:r>
            <w:r w:rsidR="002345CB" w:rsidRPr="005F09AB">
              <w:rPr>
                <w:rStyle w:val="Hyperkobling"/>
                <w:noProof/>
                <w:spacing w:val="-2"/>
              </w:rPr>
              <w:t>documenting</w:t>
            </w:r>
            <w:r w:rsidR="002345CB">
              <w:rPr>
                <w:noProof/>
                <w:webHidden/>
              </w:rPr>
              <w:tab/>
            </w:r>
            <w:r w:rsidR="002345CB">
              <w:rPr>
                <w:noProof/>
                <w:webHidden/>
              </w:rPr>
              <w:fldChar w:fldCharType="begin"/>
            </w:r>
            <w:r w:rsidR="002345CB">
              <w:rPr>
                <w:noProof/>
                <w:webHidden/>
              </w:rPr>
              <w:instrText xml:space="preserve"> PAGEREF _Toc129871213 \h </w:instrText>
            </w:r>
            <w:r w:rsidR="002345CB">
              <w:rPr>
                <w:noProof/>
                <w:webHidden/>
              </w:rPr>
            </w:r>
            <w:r w:rsidR="002345CB">
              <w:rPr>
                <w:noProof/>
                <w:webHidden/>
              </w:rPr>
              <w:fldChar w:fldCharType="separate"/>
            </w:r>
            <w:r w:rsidR="002345CB">
              <w:rPr>
                <w:noProof/>
                <w:webHidden/>
              </w:rPr>
              <w:t>11</w:t>
            </w:r>
            <w:r w:rsidR="002345CB">
              <w:rPr>
                <w:noProof/>
                <w:webHidden/>
              </w:rPr>
              <w:fldChar w:fldCharType="end"/>
            </w:r>
          </w:hyperlink>
        </w:p>
        <w:p w14:paraId="030531E5" w14:textId="17C28208" w:rsidR="002345CB" w:rsidRDefault="00000000">
          <w:pPr>
            <w:pStyle w:val="INNH2"/>
            <w:tabs>
              <w:tab w:val="right" w:leader="dot" w:pos="9570"/>
            </w:tabs>
            <w:rPr>
              <w:rFonts w:asciiTheme="minorHAnsi" w:eastAsiaTheme="minorEastAsia" w:hAnsiTheme="minorHAnsi" w:cstheme="minorBidi"/>
              <w:noProof/>
            </w:rPr>
          </w:pPr>
          <w:hyperlink w:anchor="_Toc129871214" w:history="1">
            <w:r w:rsidR="002345CB" w:rsidRPr="005F09AB">
              <w:rPr>
                <w:rStyle w:val="Hyperkobling"/>
                <w:noProof/>
              </w:rPr>
              <w:t>Final</w:t>
            </w:r>
            <w:r w:rsidR="002345CB" w:rsidRPr="005F09AB">
              <w:rPr>
                <w:rStyle w:val="Hyperkobling"/>
                <w:noProof/>
                <w:spacing w:val="-5"/>
              </w:rPr>
              <w:t xml:space="preserve"> </w:t>
            </w:r>
            <w:r w:rsidR="002345CB" w:rsidRPr="005F09AB">
              <w:rPr>
                <w:rStyle w:val="Hyperkobling"/>
                <w:noProof/>
                <w:spacing w:val="-2"/>
              </w:rPr>
              <w:t>statement</w:t>
            </w:r>
            <w:r w:rsidR="002345CB">
              <w:rPr>
                <w:noProof/>
                <w:webHidden/>
              </w:rPr>
              <w:tab/>
            </w:r>
            <w:r w:rsidR="002345CB">
              <w:rPr>
                <w:noProof/>
                <w:webHidden/>
              </w:rPr>
              <w:fldChar w:fldCharType="begin"/>
            </w:r>
            <w:r w:rsidR="002345CB">
              <w:rPr>
                <w:noProof/>
                <w:webHidden/>
              </w:rPr>
              <w:instrText xml:space="preserve"> PAGEREF _Toc129871214 \h </w:instrText>
            </w:r>
            <w:r w:rsidR="002345CB">
              <w:rPr>
                <w:noProof/>
                <w:webHidden/>
              </w:rPr>
            </w:r>
            <w:r w:rsidR="002345CB">
              <w:rPr>
                <w:noProof/>
                <w:webHidden/>
              </w:rPr>
              <w:fldChar w:fldCharType="separate"/>
            </w:r>
            <w:r w:rsidR="002345CB">
              <w:rPr>
                <w:noProof/>
                <w:webHidden/>
              </w:rPr>
              <w:t>11</w:t>
            </w:r>
            <w:r w:rsidR="002345CB">
              <w:rPr>
                <w:noProof/>
                <w:webHidden/>
              </w:rPr>
              <w:fldChar w:fldCharType="end"/>
            </w:r>
          </w:hyperlink>
        </w:p>
        <w:p w14:paraId="7957CDC5" w14:textId="66DF243B" w:rsidR="002345CB" w:rsidRDefault="00000000">
          <w:pPr>
            <w:pStyle w:val="INNH2"/>
            <w:tabs>
              <w:tab w:val="right" w:leader="dot" w:pos="9570"/>
            </w:tabs>
            <w:rPr>
              <w:rFonts w:asciiTheme="minorHAnsi" w:eastAsiaTheme="minorEastAsia" w:hAnsiTheme="minorHAnsi" w:cstheme="minorBidi"/>
              <w:noProof/>
            </w:rPr>
          </w:pPr>
          <w:hyperlink w:anchor="_Toc129871215" w:history="1">
            <w:r w:rsidR="002345CB" w:rsidRPr="005F09AB">
              <w:rPr>
                <w:rStyle w:val="Hyperkobling"/>
                <w:noProof/>
                <w:spacing w:val="-2"/>
              </w:rPr>
              <w:t>Appeal</w:t>
            </w:r>
            <w:r w:rsidR="002345CB">
              <w:rPr>
                <w:noProof/>
                <w:webHidden/>
              </w:rPr>
              <w:tab/>
            </w:r>
            <w:r w:rsidR="002345CB">
              <w:rPr>
                <w:noProof/>
                <w:webHidden/>
              </w:rPr>
              <w:fldChar w:fldCharType="begin"/>
            </w:r>
            <w:r w:rsidR="002345CB">
              <w:rPr>
                <w:noProof/>
                <w:webHidden/>
              </w:rPr>
              <w:instrText xml:space="preserve"> PAGEREF _Toc129871215 \h </w:instrText>
            </w:r>
            <w:r w:rsidR="002345CB">
              <w:rPr>
                <w:noProof/>
                <w:webHidden/>
              </w:rPr>
            </w:r>
            <w:r w:rsidR="002345CB">
              <w:rPr>
                <w:noProof/>
                <w:webHidden/>
              </w:rPr>
              <w:fldChar w:fldCharType="separate"/>
            </w:r>
            <w:r w:rsidR="002345CB">
              <w:rPr>
                <w:noProof/>
                <w:webHidden/>
              </w:rPr>
              <w:t>11</w:t>
            </w:r>
            <w:r w:rsidR="002345CB">
              <w:rPr>
                <w:noProof/>
                <w:webHidden/>
              </w:rPr>
              <w:fldChar w:fldCharType="end"/>
            </w:r>
          </w:hyperlink>
        </w:p>
        <w:p w14:paraId="387DE585" w14:textId="69A7E20F" w:rsidR="002345CB" w:rsidRDefault="00000000">
          <w:pPr>
            <w:pStyle w:val="INNH2"/>
            <w:tabs>
              <w:tab w:val="right" w:leader="dot" w:pos="9570"/>
            </w:tabs>
            <w:rPr>
              <w:rFonts w:asciiTheme="minorHAnsi" w:eastAsiaTheme="minorEastAsia" w:hAnsiTheme="minorHAnsi" w:cstheme="minorBidi"/>
              <w:noProof/>
            </w:rPr>
          </w:pPr>
          <w:hyperlink w:anchor="_Toc129871216" w:history="1">
            <w:r w:rsidR="002345CB" w:rsidRPr="005F09AB">
              <w:rPr>
                <w:rStyle w:val="Hyperkobling"/>
                <w:noProof/>
                <w:spacing w:val="-2"/>
              </w:rPr>
              <w:t>Sanctions</w:t>
            </w:r>
            <w:r w:rsidR="002345CB">
              <w:rPr>
                <w:noProof/>
                <w:webHidden/>
              </w:rPr>
              <w:tab/>
            </w:r>
            <w:r w:rsidR="002345CB">
              <w:rPr>
                <w:noProof/>
                <w:webHidden/>
              </w:rPr>
              <w:fldChar w:fldCharType="begin"/>
            </w:r>
            <w:r w:rsidR="002345CB">
              <w:rPr>
                <w:noProof/>
                <w:webHidden/>
              </w:rPr>
              <w:instrText xml:space="preserve"> PAGEREF _Toc129871216 \h </w:instrText>
            </w:r>
            <w:r w:rsidR="002345CB">
              <w:rPr>
                <w:noProof/>
                <w:webHidden/>
              </w:rPr>
            </w:r>
            <w:r w:rsidR="002345CB">
              <w:rPr>
                <w:noProof/>
                <w:webHidden/>
              </w:rPr>
              <w:fldChar w:fldCharType="separate"/>
            </w:r>
            <w:r w:rsidR="002345CB">
              <w:rPr>
                <w:noProof/>
                <w:webHidden/>
              </w:rPr>
              <w:t>11</w:t>
            </w:r>
            <w:r w:rsidR="002345CB">
              <w:rPr>
                <w:noProof/>
                <w:webHidden/>
              </w:rPr>
              <w:fldChar w:fldCharType="end"/>
            </w:r>
          </w:hyperlink>
        </w:p>
        <w:p w14:paraId="741D3ABC" w14:textId="50DAFFE6" w:rsidR="00E73334" w:rsidRDefault="00D7774C">
          <w:r>
            <w:fldChar w:fldCharType="end"/>
          </w:r>
        </w:p>
      </w:sdtContent>
    </w:sdt>
    <w:p w14:paraId="20633729" w14:textId="77777777" w:rsidR="00E73334" w:rsidRDefault="00E73334">
      <w:pPr>
        <w:sectPr w:rsidR="00E73334">
          <w:type w:val="continuous"/>
          <w:pgSz w:w="12240" w:h="15840"/>
          <w:pgMar w:top="1660" w:right="1320" w:bottom="280" w:left="1340" w:header="720" w:footer="720" w:gutter="0"/>
          <w:cols w:space="720"/>
        </w:sectPr>
      </w:pPr>
    </w:p>
    <w:p w14:paraId="1947D2EC" w14:textId="77777777" w:rsidR="00E73334" w:rsidRDefault="00D7774C">
      <w:pPr>
        <w:pStyle w:val="Overskrift1"/>
        <w:spacing w:before="20"/>
      </w:pPr>
      <w:bookmarkStart w:id="1" w:name="_bookmark0"/>
      <w:bookmarkStart w:id="2" w:name="_Toc129871195"/>
      <w:bookmarkEnd w:id="1"/>
      <w:r>
        <w:rPr>
          <w:color w:val="2E5395"/>
          <w:spacing w:val="-2"/>
        </w:rPr>
        <w:lastRenderedPageBreak/>
        <w:t>General</w:t>
      </w:r>
      <w:bookmarkEnd w:id="2"/>
    </w:p>
    <w:p w14:paraId="737375F5" w14:textId="615AB70D" w:rsidR="00E73334" w:rsidRDefault="00D7774C">
      <w:pPr>
        <w:pStyle w:val="Brdtekst"/>
        <w:spacing w:before="31"/>
        <w:ind w:right="122"/>
      </w:pPr>
      <w:r>
        <w:t>The goals of</w:t>
      </w:r>
      <w:r>
        <w:rPr>
          <w:spacing w:val="-1"/>
        </w:rPr>
        <w:t xml:space="preserve"> </w:t>
      </w:r>
      <w:r>
        <w:t>the Chr. Michelsen Institute (CMI) require</w:t>
      </w:r>
      <w:r>
        <w:rPr>
          <w:spacing w:val="-1"/>
        </w:rPr>
        <w:t xml:space="preserve"> </w:t>
      </w:r>
      <w:r>
        <w:t>that all</w:t>
      </w:r>
      <w:r>
        <w:rPr>
          <w:spacing w:val="-1"/>
        </w:rPr>
        <w:t xml:space="preserve"> </w:t>
      </w:r>
      <w:r>
        <w:t>who work for the institution</w:t>
      </w:r>
      <w:r>
        <w:rPr>
          <w:spacing w:val="-1"/>
        </w:rPr>
        <w:t xml:space="preserve"> </w:t>
      </w:r>
      <w:r>
        <w:t>observe the highest</w:t>
      </w:r>
      <w:r>
        <w:rPr>
          <w:spacing w:val="-2"/>
        </w:rPr>
        <w:t xml:space="preserve"> </w:t>
      </w:r>
      <w:r>
        <w:t>standards</w:t>
      </w:r>
      <w:r>
        <w:rPr>
          <w:spacing w:val="-4"/>
        </w:rPr>
        <w:t xml:space="preserve"> </w:t>
      </w:r>
      <w:r>
        <w:t>of</w:t>
      </w:r>
      <w:r>
        <w:rPr>
          <w:spacing w:val="-2"/>
        </w:rPr>
        <w:t xml:space="preserve"> </w:t>
      </w:r>
      <w:r>
        <w:t>professional</w:t>
      </w:r>
      <w:r>
        <w:rPr>
          <w:spacing w:val="-2"/>
        </w:rPr>
        <w:t xml:space="preserve"> </w:t>
      </w:r>
      <w:r>
        <w:t>ethics.</w:t>
      </w:r>
      <w:r>
        <w:rPr>
          <w:spacing w:val="-2"/>
        </w:rPr>
        <w:t xml:space="preserve"> </w:t>
      </w:r>
      <w:r>
        <w:t>The</w:t>
      </w:r>
      <w:r>
        <w:rPr>
          <w:spacing w:val="-4"/>
        </w:rPr>
        <w:t xml:space="preserve"> </w:t>
      </w:r>
      <w:r>
        <w:t>Code</w:t>
      </w:r>
      <w:r>
        <w:rPr>
          <w:spacing w:val="-4"/>
        </w:rPr>
        <w:t xml:space="preserve"> </w:t>
      </w:r>
      <w:r>
        <w:t>of</w:t>
      </w:r>
      <w:r>
        <w:rPr>
          <w:spacing w:val="-2"/>
        </w:rPr>
        <w:t xml:space="preserve"> </w:t>
      </w:r>
      <w:r w:rsidR="00395AF4">
        <w:rPr>
          <w:spacing w:val="-2"/>
        </w:rPr>
        <w:t xml:space="preserve">Conduct, </w:t>
      </w:r>
      <w:r>
        <w:t>Ethics</w:t>
      </w:r>
      <w:r w:rsidR="00395AF4">
        <w:t>,</w:t>
      </w:r>
      <w:r>
        <w:rPr>
          <w:spacing w:val="-2"/>
        </w:rPr>
        <w:t xml:space="preserve"> </w:t>
      </w:r>
      <w:r>
        <w:t>and</w:t>
      </w:r>
      <w:r>
        <w:rPr>
          <w:spacing w:val="-3"/>
        </w:rPr>
        <w:t xml:space="preserve"> </w:t>
      </w:r>
      <w:r>
        <w:t>Integrity</w:t>
      </w:r>
      <w:r>
        <w:rPr>
          <w:spacing w:val="-2"/>
        </w:rPr>
        <w:t xml:space="preserve"> </w:t>
      </w:r>
      <w:r>
        <w:t>sets</w:t>
      </w:r>
      <w:r>
        <w:rPr>
          <w:spacing w:val="-4"/>
        </w:rPr>
        <w:t xml:space="preserve"> </w:t>
      </w:r>
      <w:r>
        <w:t>the</w:t>
      </w:r>
      <w:r>
        <w:rPr>
          <w:spacing w:val="-4"/>
        </w:rPr>
        <w:t xml:space="preserve"> </w:t>
      </w:r>
      <w:r>
        <w:t>standards</w:t>
      </w:r>
      <w:r>
        <w:rPr>
          <w:spacing w:val="-2"/>
        </w:rPr>
        <w:t xml:space="preserve"> </w:t>
      </w:r>
      <w:r>
        <w:t>by</w:t>
      </w:r>
      <w:r>
        <w:rPr>
          <w:spacing w:val="-4"/>
        </w:rPr>
        <w:t xml:space="preserve"> </w:t>
      </w:r>
      <w:r>
        <w:t>which</w:t>
      </w:r>
      <w:r>
        <w:rPr>
          <w:spacing w:val="-3"/>
        </w:rPr>
        <w:t xml:space="preserve"> </w:t>
      </w:r>
      <w:r>
        <w:t xml:space="preserve">all staff at CMI and participants in CMI’s research and consultancy projects must apply and is an integral part of CMI’s system for governance, management, financial </w:t>
      </w:r>
      <w:proofErr w:type="gramStart"/>
      <w:r>
        <w:t>control</w:t>
      </w:r>
      <w:proofErr w:type="gramEnd"/>
      <w:r>
        <w:t xml:space="preserve"> and reporting.</w:t>
      </w:r>
    </w:p>
    <w:p w14:paraId="2F812A1F" w14:textId="77777777" w:rsidR="00E73334" w:rsidRDefault="00E73334">
      <w:pPr>
        <w:pStyle w:val="Brdtekst"/>
        <w:spacing w:before="7"/>
        <w:ind w:left="0"/>
        <w:rPr>
          <w:sz w:val="19"/>
        </w:rPr>
      </w:pPr>
    </w:p>
    <w:p w14:paraId="0939B351" w14:textId="23D60383" w:rsidR="00E73334" w:rsidRDefault="00D7774C">
      <w:pPr>
        <w:pStyle w:val="Brdtekst"/>
        <w:ind w:right="122"/>
      </w:pPr>
      <w:r>
        <w:t>CMI’s</w:t>
      </w:r>
      <w:r>
        <w:rPr>
          <w:spacing w:val="-3"/>
        </w:rPr>
        <w:t xml:space="preserve"> </w:t>
      </w:r>
      <w:r>
        <w:t>core</w:t>
      </w:r>
      <w:r>
        <w:rPr>
          <w:spacing w:val="-2"/>
        </w:rPr>
        <w:t xml:space="preserve"> </w:t>
      </w:r>
      <w:r>
        <w:t>activities</w:t>
      </w:r>
      <w:r>
        <w:rPr>
          <w:spacing w:val="-2"/>
        </w:rPr>
        <w:t xml:space="preserve"> </w:t>
      </w:r>
      <w:r>
        <w:t>are</w:t>
      </w:r>
      <w:r>
        <w:rPr>
          <w:spacing w:val="-5"/>
        </w:rPr>
        <w:t xml:space="preserve"> </w:t>
      </w:r>
      <w:r>
        <w:t>research</w:t>
      </w:r>
      <w:r>
        <w:rPr>
          <w:spacing w:val="-3"/>
        </w:rPr>
        <w:t xml:space="preserve"> </w:t>
      </w:r>
      <w:r>
        <w:t>activities</w:t>
      </w:r>
      <w:r>
        <w:rPr>
          <w:spacing w:val="-2"/>
        </w:rPr>
        <w:t xml:space="preserve"> </w:t>
      </w:r>
      <w:r>
        <w:t>–</w:t>
      </w:r>
      <w:r>
        <w:rPr>
          <w:spacing w:val="-4"/>
        </w:rPr>
        <w:t xml:space="preserve"> </w:t>
      </w:r>
      <w:r>
        <w:t>some</w:t>
      </w:r>
      <w:r>
        <w:rPr>
          <w:spacing w:val="-2"/>
        </w:rPr>
        <w:t xml:space="preserve"> </w:t>
      </w:r>
      <w:r>
        <w:t>funded</w:t>
      </w:r>
      <w:r>
        <w:rPr>
          <w:spacing w:val="-3"/>
        </w:rPr>
        <w:t xml:space="preserve"> </w:t>
      </w:r>
      <w:r>
        <w:t>based</w:t>
      </w:r>
      <w:r>
        <w:rPr>
          <w:spacing w:val="-5"/>
        </w:rPr>
        <w:t xml:space="preserve"> </w:t>
      </w:r>
      <w:r>
        <w:t>on</w:t>
      </w:r>
      <w:r>
        <w:rPr>
          <w:spacing w:val="-4"/>
        </w:rPr>
        <w:t xml:space="preserve"> </w:t>
      </w:r>
      <w:r>
        <w:t>researchers’</w:t>
      </w:r>
      <w:r>
        <w:rPr>
          <w:spacing w:val="-4"/>
        </w:rPr>
        <w:t xml:space="preserve"> </w:t>
      </w:r>
      <w:r>
        <w:t>applications</w:t>
      </w:r>
      <w:r>
        <w:rPr>
          <w:spacing w:val="-3"/>
        </w:rPr>
        <w:t xml:space="preserve"> </w:t>
      </w:r>
      <w:r>
        <w:t>to</w:t>
      </w:r>
      <w:r>
        <w:rPr>
          <w:spacing w:val="-2"/>
        </w:rPr>
        <w:t xml:space="preserve"> </w:t>
      </w:r>
      <w:r>
        <w:t xml:space="preserve">funders, some of it commissioned by external institutions. All research, including commissioned research, must respect the principles of research ethics described further in this Code of </w:t>
      </w:r>
      <w:r w:rsidR="00395AF4">
        <w:t xml:space="preserve">Conduct, </w:t>
      </w:r>
      <w:r>
        <w:t>Ethics</w:t>
      </w:r>
      <w:r w:rsidR="00395AF4">
        <w:t>,</w:t>
      </w:r>
      <w:r>
        <w:t xml:space="preserve"> and Integrity, as well as recognized guidelines, including those established by the National Committee for Research Ethics in the Social Sciences and</w:t>
      </w:r>
      <w:r>
        <w:rPr>
          <w:spacing w:val="-2"/>
        </w:rPr>
        <w:t xml:space="preserve"> </w:t>
      </w:r>
      <w:r>
        <w:t>the Humanities (NESH). The NESH</w:t>
      </w:r>
      <w:r>
        <w:rPr>
          <w:spacing w:val="-2"/>
        </w:rPr>
        <w:t xml:space="preserve"> </w:t>
      </w:r>
      <w:r>
        <w:t xml:space="preserve">guidelines cover commissioned research in </w:t>
      </w:r>
      <w:proofErr w:type="gramStart"/>
      <w:r>
        <w:t>details</w:t>
      </w:r>
      <w:proofErr w:type="gramEnd"/>
      <w:r>
        <w:t xml:space="preserve"> (pp 33-37)</w:t>
      </w:r>
      <w:r w:rsidR="00AB1395">
        <w:rPr>
          <w:rStyle w:val="Fotnotereferanse"/>
        </w:rPr>
        <w:footnoteReference w:id="2"/>
      </w:r>
      <w:r>
        <w:t xml:space="preserve">. Researchers must remain independent and follow the principles set out by the NESH guidelines. </w:t>
      </w:r>
      <w:proofErr w:type="gramStart"/>
      <w:r>
        <w:t>In particular, even</w:t>
      </w:r>
      <w:proofErr w:type="gramEnd"/>
      <w:r>
        <w:t xml:space="preserve"> as the commissioner may choose and influence the topic and issues to be researched, the commissioner must not influence or steer the “results or conclusions drawn by the researcher</w:t>
      </w:r>
      <w:r>
        <w:rPr>
          <w:spacing w:val="-1"/>
        </w:rPr>
        <w:t xml:space="preserve"> </w:t>
      </w:r>
      <w:r>
        <w:t>on the basis</w:t>
      </w:r>
      <w:r>
        <w:rPr>
          <w:spacing w:val="-1"/>
        </w:rPr>
        <w:t xml:space="preserve"> </w:t>
      </w:r>
      <w:r>
        <w:t>of the results.</w:t>
      </w:r>
      <w:r>
        <w:rPr>
          <w:spacing w:val="-1"/>
        </w:rPr>
        <w:t xml:space="preserve"> </w:t>
      </w:r>
      <w:r>
        <w:t>Both researchers and research institutions</w:t>
      </w:r>
      <w:r>
        <w:rPr>
          <w:spacing w:val="-1"/>
        </w:rPr>
        <w:t xml:space="preserve"> </w:t>
      </w:r>
      <w:r>
        <w:t>have a</w:t>
      </w:r>
      <w:r>
        <w:rPr>
          <w:spacing w:val="-2"/>
        </w:rPr>
        <w:t xml:space="preserve"> </w:t>
      </w:r>
      <w:r>
        <w:t>right and a duty to point out the uncertainties and limitations of the research, for example when the results are to be used in policy decisions” p34.</w:t>
      </w:r>
    </w:p>
    <w:p w14:paraId="05A0EBEB" w14:textId="77777777" w:rsidR="00E73334" w:rsidRDefault="00E73334">
      <w:pPr>
        <w:pStyle w:val="Brdtekst"/>
        <w:spacing w:before="9"/>
        <w:ind w:left="0"/>
        <w:rPr>
          <w:sz w:val="19"/>
        </w:rPr>
      </w:pPr>
    </w:p>
    <w:p w14:paraId="09874069" w14:textId="77777777" w:rsidR="00E73334" w:rsidRDefault="00D7774C">
      <w:pPr>
        <w:pStyle w:val="Brdtekst"/>
        <w:ind w:right="122"/>
      </w:pPr>
      <w:r>
        <w:t xml:space="preserve">CMI shall conduct its business with integrity, respecting the laws, cultures, </w:t>
      </w:r>
      <w:proofErr w:type="gramStart"/>
      <w:r>
        <w:t>dignity</w:t>
      </w:r>
      <w:proofErr w:type="gramEnd"/>
      <w:r>
        <w:t xml:space="preserve"> and rights of individuals in all countries</w:t>
      </w:r>
      <w:r>
        <w:rPr>
          <w:spacing w:val="-1"/>
        </w:rPr>
        <w:t xml:space="preserve"> </w:t>
      </w:r>
      <w:r>
        <w:t>where</w:t>
      </w:r>
      <w:r>
        <w:rPr>
          <w:spacing w:val="-1"/>
        </w:rPr>
        <w:t xml:space="preserve"> </w:t>
      </w:r>
      <w:r>
        <w:t>we</w:t>
      </w:r>
      <w:r>
        <w:rPr>
          <w:spacing w:val="-1"/>
        </w:rPr>
        <w:t xml:space="preserve"> </w:t>
      </w:r>
      <w:r>
        <w:t>operate. CMI is</w:t>
      </w:r>
      <w:r>
        <w:rPr>
          <w:spacing w:val="-4"/>
        </w:rPr>
        <w:t xml:space="preserve"> </w:t>
      </w:r>
      <w:r>
        <w:t>obliged by law to exercise</w:t>
      </w:r>
      <w:r>
        <w:rPr>
          <w:spacing w:val="-1"/>
        </w:rPr>
        <w:t xml:space="preserve"> </w:t>
      </w:r>
      <w:r>
        <w:t xml:space="preserve">fair </w:t>
      </w:r>
      <w:proofErr w:type="spellStart"/>
      <w:r>
        <w:t>labour</w:t>
      </w:r>
      <w:proofErr w:type="spellEnd"/>
      <w:r>
        <w:t xml:space="preserve"> practices</w:t>
      </w:r>
      <w:r>
        <w:rPr>
          <w:spacing w:val="-2"/>
        </w:rPr>
        <w:t xml:space="preserve"> </w:t>
      </w:r>
      <w:r>
        <w:t>and to</w:t>
      </w:r>
      <w:r>
        <w:rPr>
          <w:spacing w:val="-2"/>
        </w:rPr>
        <w:t xml:space="preserve"> </w:t>
      </w:r>
      <w:r>
        <w:t>maintain</w:t>
      </w:r>
      <w:r>
        <w:rPr>
          <w:spacing w:val="-2"/>
        </w:rPr>
        <w:t xml:space="preserve"> </w:t>
      </w:r>
      <w:r>
        <w:t>a</w:t>
      </w:r>
      <w:r>
        <w:rPr>
          <w:spacing w:val="-3"/>
        </w:rPr>
        <w:t xml:space="preserve"> </w:t>
      </w:r>
      <w:r>
        <w:t>safe</w:t>
      </w:r>
      <w:r>
        <w:rPr>
          <w:spacing w:val="-3"/>
        </w:rPr>
        <w:t xml:space="preserve"> </w:t>
      </w:r>
      <w:r>
        <w:t>and</w:t>
      </w:r>
      <w:r>
        <w:rPr>
          <w:spacing w:val="-2"/>
        </w:rPr>
        <w:t xml:space="preserve"> </w:t>
      </w:r>
      <w:r>
        <w:t>healthy</w:t>
      </w:r>
      <w:r>
        <w:rPr>
          <w:spacing w:val="-1"/>
        </w:rPr>
        <w:t xml:space="preserve"> </w:t>
      </w:r>
      <w:r>
        <w:t>work</w:t>
      </w:r>
      <w:r>
        <w:rPr>
          <w:spacing w:val="-4"/>
        </w:rPr>
        <w:t xml:space="preserve"> </w:t>
      </w:r>
      <w:r>
        <w:t>environment</w:t>
      </w:r>
      <w:r>
        <w:rPr>
          <w:spacing w:val="-3"/>
        </w:rPr>
        <w:t xml:space="preserve"> </w:t>
      </w:r>
      <w:r>
        <w:t>for</w:t>
      </w:r>
      <w:r>
        <w:rPr>
          <w:spacing w:val="-4"/>
        </w:rPr>
        <w:t xml:space="preserve"> </w:t>
      </w:r>
      <w:r>
        <w:t>the staff.</w:t>
      </w:r>
      <w:r>
        <w:rPr>
          <w:spacing w:val="-1"/>
        </w:rPr>
        <w:t xml:space="preserve"> </w:t>
      </w:r>
      <w:r>
        <w:t>CMI</w:t>
      </w:r>
      <w:r>
        <w:rPr>
          <w:spacing w:val="-1"/>
        </w:rPr>
        <w:t xml:space="preserve"> </w:t>
      </w:r>
      <w:r>
        <w:t>urges</w:t>
      </w:r>
      <w:r>
        <w:rPr>
          <w:spacing w:val="-3"/>
        </w:rPr>
        <w:t xml:space="preserve"> </w:t>
      </w:r>
      <w:r>
        <w:t>to have</w:t>
      </w:r>
      <w:r>
        <w:rPr>
          <w:spacing w:val="-3"/>
        </w:rPr>
        <w:t xml:space="preserve"> </w:t>
      </w:r>
      <w:r>
        <w:t>a</w:t>
      </w:r>
      <w:r>
        <w:rPr>
          <w:spacing w:val="-1"/>
        </w:rPr>
        <w:t xml:space="preserve"> </w:t>
      </w:r>
      <w:r>
        <w:t>diverse staff</w:t>
      </w:r>
      <w:r>
        <w:rPr>
          <w:spacing w:val="-1"/>
        </w:rPr>
        <w:t xml:space="preserve"> </w:t>
      </w:r>
      <w:r>
        <w:t>when</w:t>
      </w:r>
      <w:r>
        <w:rPr>
          <w:spacing w:val="-1"/>
        </w:rPr>
        <w:t xml:space="preserve"> </w:t>
      </w:r>
      <w:r>
        <w:t>it comes</w:t>
      </w:r>
      <w:r>
        <w:rPr>
          <w:spacing w:val="-3"/>
        </w:rPr>
        <w:t xml:space="preserve"> </w:t>
      </w:r>
      <w:r>
        <w:t>to</w:t>
      </w:r>
      <w:r>
        <w:rPr>
          <w:spacing w:val="-3"/>
        </w:rPr>
        <w:t xml:space="preserve"> </w:t>
      </w:r>
      <w:r>
        <w:t>gender,</w:t>
      </w:r>
      <w:r>
        <w:rPr>
          <w:spacing w:val="-2"/>
        </w:rPr>
        <w:t xml:space="preserve"> </w:t>
      </w:r>
      <w:r>
        <w:t>nationalities,</w:t>
      </w:r>
      <w:r>
        <w:rPr>
          <w:spacing w:val="-1"/>
        </w:rPr>
        <w:t xml:space="preserve"> </w:t>
      </w:r>
      <w:r>
        <w:t>beliefs,</w:t>
      </w:r>
      <w:r>
        <w:rPr>
          <w:spacing w:val="-1"/>
        </w:rPr>
        <w:t xml:space="preserve"> </w:t>
      </w:r>
      <w:r>
        <w:t>family</w:t>
      </w:r>
      <w:r>
        <w:rPr>
          <w:spacing w:val="-2"/>
        </w:rPr>
        <w:t xml:space="preserve"> </w:t>
      </w:r>
      <w:r>
        <w:t>relationships,</w:t>
      </w:r>
      <w:r>
        <w:rPr>
          <w:spacing w:val="-2"/>
        </w:rPr>
        <w:t xml:space="preserve"> </w:t>
      </w:r>
      <w:r>
        <w:t>or</w:t>
      </w:r>
      <w:r>
        <w:rPr>
          <w:spacing w:val="-2"/>
        </w:rPr>
        <w:t xml:space="preserve"> </w:t>
      </w:r>
      <w:r>
        <w:t>backgrounds.</w:t>
      </w:r>
      <w:r>
        <w:rPr>
          <w:spacing w:val="-2"/>
        </w:rPr>
        <w:t xml:space="preserve"> </w:t>
      </w:r>
      <w:r>
        <w:t>Fair</w:t>
      </w:r>
      <w:r>
        <w:rPr>
          <w:spacing w:val="-4"/>
        </w:rPr>
        <w:t xml:space="preserve"> </w:t>
      </w:r>
      <w:r>
        <w:t>treatment</w:t>
      </w:r>
      <w:r>
        <w:rPr>
          <w:spacing w:val="-4"/>
        </w:rPr>
        <w:t xml:space="preserve"> </w:t>
      </w:r>
      <w:r>
        <w:t>of</w:t>
      </w:r>
      <w:r>
        <w:rPr>
          <w:spacing w:val="-5"/>
        </w:rPr>
        <w:t xml:space="preserve"> </w:t>
      </w:r>
      <w:r>
        <w:t>all</w:t>
      </w:r>
      <w:r>
        <w:rPr>
          <w:spacing w:val="-2"/>
        </w:rPr>
        <w:t xml:space="preserve"> </w:t>
      </w:r>
      <w:r>
        <w:t>staff</w:t>
      </w:r>
      <w:r>
        <w:rPr>
          <w:spacing w:val="-5"/>
        </w:rPr>
        <w:t xml:space="preserve"> </w:t>
      </w:r>
      <w:r>
        <w:t>is essential,</w:t>
      </w:r>
      <w:r>
        <w:rPr>
          <w:spacing w:val="-4"/>
        </w:rPr>
        <w:t xml:space="preserve"> </w:t>
      </w:r>
      <w:r>
        <w:t>and</w:t>
      </w:r>
      <w:r>
        <w:rPr>
          <w:spacing w:val="-3"/>
        </w:rPr>
        <w:t xml:space="preserve"> </w:t>
      </w:r>
      <w:r>
        <w:t>all</w:t>
      </w:r>
      <w:r>
        <w:rPr>
          <w:spacing w:val="-2"/>
        </w:rPr>
        <w:t xml:space="preserve"> </w:t>
      </w:r>
      <w:r>
        <w:t>shall</w:t>
      </w:r>
      <w:r>
        <w:rPr>
          <w:spacing w:val="-3"/>
        </w:rPr>
        <w:t xml:space="preserve"> </w:t>
      </w:r>
      <w:r>
        <w:t>be</w:t>
      </w:r>
      <w:r>
        <w:rPr>
          <w:spacing w:val="-4"/>
        </w:rPr>
        <w:t xml:space="preserve"> </w:t>
      </w:r>
      <w:r>
        <w:t>given</w:t>
      </w:r>
      <w:r>
        <w:rPr>
          <w:spacing w:val="-2"/>
        </w:rPr>
        <w:t xml:space="preserve"> </w:t>
      </w:r>
      <w:r>
        <w:t>equal</w:t>
      </w:r>
      <w:r>
        <w:rPr>
          <w:spacing w:val="-4"/>
        </w:rPr>
        <w:t xml:space="preserve"> </w:t>
      </w:r>
      <w:r>
        <w:t>opportunities.</w:t>
      </w:r>
      <w:r>
        <w:rPr>
          <w:spacing w:val="-2"/>
        </w:rPr>
        <w:t xml:space="preserve"> </w:t>
      </w:r>
      <w:r>
        <w:t>CMI</w:t>
      </w:r>
      <w:r>
        <w:rPr>
          <w:spacing w:val="-2"/>
        </w:rPr>
        <w:t xml:space="preserve"> </w:t>
      </w:r>
      <w:r>
        <w:t>strive</w:t>
      </w:r>
      <w:r>
        <w:rPr>
          <w:spacing w:val="-3"/>
        </w:rPr>
        <w:t xml:space="preserve"> </w:t>
      </w:r>
      <w:r>
        <w:t>to</w:t>
      </w:r>
      <w:r>
        <w:rPr>
          <w:spacing w:val="-3"/>
        </w:rPr>
        <w:t xml:space="preserve"> </w:t>
      </w:r>
      <w:r>
        <w:t>arrange</w:t>
      </w:r>
      <w:r>
        <w:rPr>
          <w:spacing w:val="-1"/>
        </w:rPr>
        <w:t xml:space="preserve"> </w:t>
      </w:r>
      <w:r>
        <w:t>for</w:t>
      </w:r>
      <w:r>
        <w:rPr>
          <w:spacing w:val="-2"/>
        </w:rPr>
        <w:t xml:space="preserve"> </w:t>
      </w:r>
      <w:r>
        <w:t>good</w:t>
      </w:r>
      <w:r>
        <w:rPr>
          <w:spacing w:val="-3"/>
        </w:rPr>
        <w:t xml:space="preserve"> </w:t>
      </w:r>
      <w:r>
        <w:t>work-family</w:t>
      </w:r>
      <w:r>
        <w:rPr>
          <w:spacing w:val="-3"/>
        </w:rPr>
        <w:t xml:space="preserve"> </w:t>
      </w:r>
      <w:r>
        <w:t>balance, according to the individual’s situation.</w:t>
      </w:r>
    </w:p>
    <w:p w14:paraId="24BEABCD" w14:textId="77777777" w:rsidR="00E73334" w:rsidRDefault="00E73334">
      <w:pPr>
        <w:pStyle w:val="Brdtekst"/>
        <w:spacing w:before="7"/>
        <w:ind w:left="0"/>
        <w:rPr>
          <w:sz w:val="19"/>
        </w:rPr>
      </w:pPr>
    </w:p>
    <w:p w14:paraId="41D19F08" w14:textId="5B6899BD" w:rsidR="00E73334" w:rsidRDefault="00D7774C">
      <w:pPr>
        <w:pStyle w:val="Brdtekst"/>
        <w:ind w:right="122"/>
      </w:pPr>
      <w:r>
        <w:t>CMI</w:t>
      </w:r>
      <w:r>
        <w:rPr>
          <w:spacing w:val="-2"/>
        </w:rPr>
        <w:t xml:space="preserve"> </w:t>
      </w:r>
      <w:r>
        <w:t>will</w:t>
      </w:r>
      <w:r>
        <w:rPr>
          <w:spacing w:val="-5"/>
        </w:rPr>
        <w:t xml:space="preserve"> </w:t>
      </w:r>
      <w:r>
        <w:t>respect</w:t>
      </w:r>
      <w:r>
        <w:rPr>
          <w:spacing w:val="-1"/>
        </w:rPr>
        <w:t xml:space="preserve"> </w:t>
      </w:r>
      <w:r>
        <w:t>the</w:t>
      </w:r>
      <w:r>
        <w:rPr>
          <w:spacing w:val="-1"/>
        </w:rPr>
        <w:t xml:space="preserve"> </w:t>
      </w:r>
      <w:r>
        <w:t>human</w:t>
      </w:r>
      <w:r>
        <w:rPr>
          <w:spacing w:val="-3"/>
        </w:rPr>
        <w:t xml:space="preserve"> </w:t>
      </w:r>
      <w:r>
        <w:t>rights</w:t>
      </w:r>
      <w:r>
        <w:rPr>
          <w:spacing w:val="-1"/>
        </w:rPr>
        <w:t xml:space="preserve"> </w:t>
      </w:r>
      <w:r>
        <w:t>of</w:t>
      </w:r>
      <w:r>
        <w:rPr>
          <w:spacing w:val="-4"/>
        </w:rPr>
        <w:t xml:space="preserve"> </w:t>
      </w:r>
      <w:r>
        <w:t>those</w:t>
      </w:r>
      <w:r>
        <w:rPr>
          <w:spacing w:val="-1"/>
        </w:rPr>
        <w:t xml:space="preserve"> </w:t>
      </w:r>
      <w:r>
        <w:t>affected</w:t>
      </w:r>
      <w:r>
        <w:rPr>
          <w:spacing w:val="-5"/>
        </w:rPr>
        <w:t xml:space="preserve"> </w:t>
      </w:r>
      <w:r>
        <w:t>by</w:t>
      </w:r>
      <w:r>
        <w:rPr>
          <w:spacing w:val="-2"/>
        </w:rPr>
        <w:t xml:space="preserve"> </w:t>
      </w:r>
      <w:r>
        <w:t>its</w:t>
      </w:r>
      <w:r>
        <w:rPr>
          <w:spacing w:val="-4"/>
        </w:rPr>
        <w:t xml:space="preserve"> </w:t>
      </w:r>
      <w:r>
        <w:t>activities</w:t>
      </w:r>
      <w:r>
        <w:rPr>
          <w:spacing w:val="-4"/>
        </w:rPr>
        <w:t xml:space="preserve"> </w:t>
      </w:r>
      <w:r>
        <w:t>in</w:t>
      </w:r>
      <w:r>
        <w:rPr>
          <w:spacing w:val="-2"/>
        </w:rPr>
        <w:t xml:space="preserve"> </w:t>
      </w:r>
      <w:r>
        <w:t>accordance</w:t>
      </w:r>
      <w:r>
        <w:rPr>
          <w:spacing w:val="-1"/>
        </w:rPr>
        <w:t xml:space="preserve"> </w:t>
      </w:r>
      <w:r>
        <w:t>with</w:t>
      </w:r>
      <w:r>
        <w:rPr>
          <w:spacing w:val="-2"/>
        </w:rPr>
        <w:t xml:space="preserve"> </w:t>
      </w:r>
      <w:r>
        <w:t>international human rights instruments and standards. CMI will abstain from any improper involvement in local political activities</w:t>
      </w:r>
      <w:r w:rsidR="00395AF4">
        <w:t xml:space="preserve">. </w:t>
      </w:r>
    </w:p>
    <w:p w14:paraId="56DECF96" w14:textId="1EB1F203" w:rsidR="00395AF4" w:rsidRDefault="00395AF4">
      <w:pPr>
        <w:pStyle w:val="Brdtekst"/>
        <w:ind w:right="122"/>
      </w:pPr>
    </w:p>
    <w:p w14:paraId="2B9E2120" w14:textId="4C829D8C" w:rsidR="00395AF4" w:rsidRDefault="00395AF4">
      <w:pPr>
        <w:pStyle w:val="Brdtekst"/>
        <w:ind w:right="122"/>
      </w:pPr>
      <w:r>
        <w:t xml:space="preserve">CMI staff will work activity to promote inclusion and prevent discrimination. CMI code of conduct forbids all forms of harassment and discrimination. </w:t>
      </w:r>
    </w:p>
    <w:p w14:paraId="21CEBB4B" w14:textId="77777777" w:rsidR="00E73334" w:rsidRDefault="00E73334">
      <w:pPr>
        <w:pStyle w:val="Brdtekst"/>
        <w:spacing w:before="9"/>
        <w:ind w:left="0"/>
        <w:rPr>
          <w:sz w:val="19"/>
        </w:rPr>
      </w:pPr>
    </w:p>
    <w:p w14:paraId="12F3E75E" w14:textId="4565BEBD" w:rsidR="00E73334" w:rsidRDefault="00D7774C">
      <w:pPr>
        <w:pStyle w:val="Brdtekst"/>
        <w:ind w:right="193"/>
      </w:pPr>
      <w:r>
        <w:t xml:space="preserve">CMI's Code of </w:t>
      </w:r>
      <w:r w:rsidR="00395AF4">
        <w:t xml:space="preserve">Conduct, </w:t>
      </w:r>
      <w:r>
        <w:t>Ethics</w:t>
      </w:r>
      <w:r w:rsidR="00395AF4">
        <w:t>,</w:t>
      </w:r>
      <w:r>
        <w:t xml:space="preserve"> and Integrity shall apply to all our activities. We will seek to ensure that our partners</w:t>
      </w:r>
      <w:r>
        <w:rPr>
          <w:spacing w:val="-3"/>
        </w:rPr>
        <w:t xml:space="preserve"> </w:t>
      </w:r>
      <w:r>
        <w:t>adopt</w:t>
      </w:r>
      <w:r>
        <w:rPr>
          <w:spacing w:val="-3"/>
        </w:rPr>
        <w:t xml:space="preserve"> </w:t>
      </w:r>
      <w:r>
        <w:t>similar</w:t>
      </w:r>
      <w:r>
        <w:rPr>
          <w:spacing w:val="-3"/>
        </w:rPr>
        <w:t xml:space="preserve"> </w:t>
      </w:r>
      <w:r>
        <w:t>commitments</w:t>
      </w:r>
      <w:r>
        <w:rPr>
          <w:spacing w:val="-5"/>
        </w:rPr>
        <w:t xml:space="preserve"> </w:t>
      </w:r>
      <w:r>
        <w:t>in</w:t>
      </w:r>
      <w:r>
        <w:rPr>
          <w:spacing w:val="-3"/>
        </w:rPr>
        <w:t xml:space="preserve"> </w:t>
      </w:r>
      <w:r>
        <w:t>connection</w:t>
      </w:r>
      <w:r>
        <w:rPr>
          <w:spacing w:val="-4"/>
        </w:rPr>
        <w:t xml:space="preserve"> </w:t>
      </w:r>
      <w:r>
        <w:t>with</w:t>
      </w:r>
      <w:r>
        <w:rPr>
          <w:spacing w:val="-4"/>
        </w:rPr>
        <w:t xml:space="preserve"> </w:t>
      </w:r>
      <w:r>
        <w:t>common</w:t>
      </w:r>
      <w:r>
        <w:rPr>
          <w:spacing w:val="-4"/>
        </w:rPr>
        <w:t xml:space="preserve"> </w:t>
      </w:r>
      <w:r>
        <w:t>projects.</w:t>
      </w:r>
      <w:r>
        <w:rPr>
          <w:spacing w:val="-4"/>
        </w:rPr>
        <w:t xml:space="preserve"> </w:t>
      </w:r>
      <w:r>
        <w:t>This</w:t>
      </w:r>
      <w:r>
        <w:rPr>
          <w:spacing w:val="-6"/>
        </w:rPr>
        <w:t xml:space="preserve"> </w:t>
      </w:r>
      <w:r>
        <w:t>Code</w:t>
      </w:r>
      <w:r>
        <w:rPr>
          <w:spacing w:val="-2"/>
        </w:rPr>
        <w:t xml:space="preserve"> </w:t>
      </w:r>
      <w:r>
        <w:t>applies</w:t>
      </w:r>
      <w:r>
        <w:rPr>
          <w:spacing w:val="-5"/>
        </w:rPr>
        <w:t xml:space="preserve"> </w:t>
      </w:r>
      <w:r>
        <w:t>to</w:t>
      </w:r>
      <w:r>
        <w:rPr>
          <w:spacing w:val="-2"/>
        </w:rPr>
        <w:t xml:space="preserve"> </w:t>
      </w:r>
      <w:r>
        <w:t>all employees</w:t>
      </w:r>
      <w:r>
        <w:rPr>
          <w:spacing w:val="-4"/>
        </w:rPr>
        <w:t xml:space="preserve"> </w:t>
      </w:r>
      <w:r>
        <w:t>(including</w:t>
      </w:r>
      <w:r>
        <w:rPr>
          <w:spacing w:val="-3"/>
        </w:rPr>
        <w:t xml:space="preserve"> </w:t>
      </w:r>
      <w:r>
        <w:t>temporary</w:t>
      </w:r>
      <w:r>
        <w:rPr>
          <w:spacing w:val="-4"/>
        </w:rPr>
        <w:t xml:space="preserve"> </w:t>
      </w:r>
      <w:r>
        <w:t>personnel)</w:t>
      </w:r>
      <w:r>
        <w:rPr>
          <w:spacing w:val="-1"/>
        </w:rPr>
        <w:t xml:space="preserve"> </w:t>
      </w:r>
      <w:r>
        <w:t>and</w:t>
      </w:r>
      <w:r>
        <w:rPr>
          <w:spacing w:val="-3"/>
        </w:rPr>
        <w:t xml:space="preserve"> </w:t>
      </w:r>
      <w:r>
        <w:t>directors</w:t>
      </w:r>
      <w:r>
        <w:rPr>
          <w:spacing w:val="-2"/>
        </w:rPr>
        <w:t xml:space="preserve"> </w:t>
      </w:r>
      <w:r>
        <w:t>in</w:t>
      </w:r>
      <w:r>
        <w:rPr>
          <w:spacing w:val="-3"/>
        </w:rPr>
        <w:t xml:space="preserve"> </w:t>
      </w:r>
      <w:r>
        <w:t>CMI.</w:t>
      </w:r>
      <w:r>
        <w:rPr>
          <w:spacing w:val="-3"/>
        </w:rPr>
        <w:t xml:space="preserve"> </w:t>
      </w:r>
      <w:r>
        <w:t>It</w:t>
      </w:r>
      <w:r>
        <w:rPr>
          <w:spacing w:val="-4"/>
        </w:rPr>
        <w:t xml:space="preserve"> </w:t>
      </w:r>
      <w:r>
        <w:t>also</w:t>
      </w:r>
      <w:r>
        <w:rPr>
          <w:spacing w:val="-4"/>
        </w:rPr>
        <w:t xml:space="preserve"> </w:t>
      </w:r>
      <w:r>
        <w:t>applies</w:t>
      </w:r>
      <w:r>
        <w:rPr>
          <w:spacing w:val="-1"/>
        </w:rPr>
        <w:t xml:space="preserve"> </w:t>
      </w:r>
      <w:r>
        <w:t>to</w:t>
      </w:r>
      <w:r>
        <w:rPr>
          <w:spacing w:val="-1"/>
        </w:rPr>
        <w:t xml:space="preserve"> </w:t>
      </w:r>
      <w:r>
        <w:t>intermediaries, consultants and others who act on CMI's behalf.</w:t>
      </w:r>
    </w:p>
    <w:p w14:paraId="31FFC0B0" w14:textId="77777777" w:rsidR="00E73334" w:rsidRDefault="00E73334">
      <w:pPr>
        <w:pStyle w:val="Brdtekst"/>
        <w:spacing w:before="10"/>
        <w:ind w:left="0"/>
        <w:rPr>
          <w:sz w:val="19"/>
        </w:rPr>
      </w:pPr>
    </w:p>
    <w:p w14:paraId="3B8FFAFA" w14:textId="77777777" w:rsidR="00E73334" w:rsidRDefault="00D7774C">
      <w:pPr>
        <w:pStyle w:val="Overskrift1"/>
      </w:pPr>
      <w:bookmarkStart w:id="3" w:name="_bookmark1"/>
      <w:bookmarkStart w:id="4" w:name="_Toc129871196"/>
      <w:bookmarkEnd w:id="3"/>
      <w:r>
        <w:rPr>
          <w:color w:val="2E5395"/>
          <w:spacing w:val="-2"/>
        </w:rPr>
        <w:t>Conduct</w:t>
      </w:r>
      <w:bookmarkEnd w:id="4"/>
    </w:p>
    <w:p w14:paraId="1D9C16E6" w14:textId="46B47C59" w:rsidR="00E73334" w:rsidRDefault="00D7774C">
      <w:pPr>
        <w:pStyle w:val="Brdtekst"/>
        <w:spacing w:before="29"/>
      </w:pPr>
      <w:r>
        <w:t>CMI’s</w:t>
      </w:r>
      <w:r>
        <w:rPr>
          <w:spacing w:val="-5"/>
        </w:rPr>
        <w:t xml:space="preserve"> </w:t>
      </w:r>
      <w:r>
        <w:t>employees</w:t>
      </w:r>
      <w:r>
        <w:rPr>
          <w:spacing w:val="-4"/>
        </w:rPr>
        <w:t xml:space="preserve"> </w:t>
      </w:r>
      <w:r>
        <w:t>shall</w:t>
      </w:r>
      <w:r>
        <w:rPr>
          <w:spacing w:val="-3"/>
        </w:rPr>
        <w:t xml:space="preserve"> </w:t>
      </w:r>
      <w:r>
        <w:t>expect</w:t>
      </w:r>
      <w:r>
        <w:rPr>
          <w:spacing w:val="-1"/>
        </w:rPr>
        <w:t xml:space="preserve"> </w:t>
      </w:r>
      <w:r>
        <w:t>a</w:t>
      </w:r>
      <w:r>
        <w:rPr>
          <w:spacing w:val="-4"/>
        </w:rPr>
        <w:t xml:space="preserve"> </w:t>
      </w:r>
      <w:r>
        <w:t>workplace</w:t>
      </w:r>
      <w:r>
        <w:rPr>
          <w:spacing w:val="-1"/>
        </w:rPr>
        <w:t xml:space="preserve"> </w:t>
      </w:r>
      <w:r>
        <w:t>free</w:t>
      </w:r>
      <w:r>
        <w:rPr>
          <w:spacing w:val="-1"/>
        </w:rPr>
        <w:t xml:space="preserve"> </w:t>
      </w:r>
      <w:r>
        <w:t>from</w:t>
      </w:r>
      <w:r>
        <w:rPr>
          <w:spacing w:val="-6"/>
        </w:rPr>
        <w:t xml:space="preserve"> </w:t>
      </w:r>
      <w:r>
        <w:t>harassment</w:t>
      </w:r>
      <w:r>
        <w:rPr>
          <w:spacing w:val="-2"/>
        </w:rPr>
        <w:t xml:space="preserve"> </w:t>
      </w:r>
      <w:r>
        <w:t>and</w:t>
      </w:r>
      <w:r>
        <w:rPr>
          <w:spacing w:val="-3"/>
        </w:rPr>
        <w:t xml:space="preserve"> </w:t>
      </w:r>
      <w:r>
        <w:t>discrimination.</w:t>
      </w:r>
      <w:r>
        <w:rPr>
          <w:spacing w:val="-3"/>
        </w:rPr>
        <w:t xml:space="preserve"> </w:t>
      </w:r>
      <w:r>
        <w:t>We</w:t>
      </w:r>
      <w:r>
        <w:rPr>
          <w:spacing w:val="-1"/>
        </w:rPr>
        <w:t xml:space="preserve"> </w:t>
      </w:r>
      <w:r>
        <w:t>do</w:t>
      </w:r>
      <w:r>
        <w:rPr>
          <w:spacing w:val="-4"/>
        </w:rPr>
        <w:t xml:space="preserve"> </w:t>
      </w:r>
      <w:r>
        <w:t>not</w:t>
      </w:r>
      <w:r>
        <w:rPr>
          <w:spacing w:val="-2"/>
        </w:rPr>
        <w:t xml:space="preserve"> </w:t>
      </w:r>
      <w:r>
        <w:t>tolerate discrimination against any employee on any basis prohibited by law.</w:t>
      </w:r>
    </w:p>
    <w:p w14:paraId="08273360" w14:textId="77777777" w:rsidR="00E73334" w:rsidRDefault="00E73334">
      <w:pPr>
        <w:pStyle w:val="Brdtekst"/>
        <w:spacing w:before="9"/>
        <w:ind w:left="0"/>
        <w:rPr>
          <w:sz w:val="19"/>
        </w:rPr>
      </w:pPr>
    </w:p>
    <w:p w14:paraId="62EA97BB" w14:textId="71FBF421" w:rsidR="00E73334" w:rsidRDefault="00D7774C">
      <w:pPr>
        <w:pStyle w:val="Brdtekst"/>
      </w:pPr>
      <w:r>
        <w:t>Comments</w:t>
      </w:r>
      <w:r>
        <w:rPr>
          <w:spacing w:val="-4"/>
        </w:rPr>
        <w:t xml:space="preserve"> </w:t>
      </w:r>
      <w:r>
        <w:t>or</w:t>
      </w:r>
      <w:r>
        <w:rPr>
          <w:spacing w:val="-2"/>
        </w:rPr>
        <w:t xml:space="preserve"> </w:t>
      </w:r>
      <w:r>
        <w:t>any</w:t>
      </w:r>
      <w:r>
        <w:rPr>
          <w:spacing w:val="-4"/>
        </w:rPr>
        <w:t xml:space="preserve"> </w:t>
      </w:r>
      <w:r>
        <w:t>other</w:t>
      </w:r>
      <w:r>
        <w:rPr>
          <w:spacing w:val="-2"/>
        </w:rPr>
        <w:t xml:space="preserve"> </w:t>
      </w:r>
      <w:r>
        <w:t>forms</w:t>
      </w:r>
      <w:r>
        <w:rPr>
          <w:spacing w:val="-4"/>
        </w:rPr>
        <w:t xml:space="preserve"> </w:t>
      </w:r>
      <w:r>
        <w:t>of</w:t>
      </w:r>
      <w:r>
        <w:rPr>
          <w:spacing w:val="-4"/>
        </w:rPr>
        <w:t xml:space="preserve"> </w:t>
      </w:r>
      <w:r>
        <w:t>offensive</w:t>
      </w:r>
      <w:r>
        <w:rPr>
          <w:spacing w:val="-4"/>
        </w:rPr>
        <w:t xml:space="preserve"> </w:t>
      </w:r>
      <w:r>
        <w:t>messages,</w:t>
      </w:r>
      <w:r>
        <w:rPr>
          <w:spacing w:val="-6"/>
        </w:rPr>
        <w:t xml:space="preserve"> </w:t>
      </w:r>
      <w:r>
        <w:t>derogatory</w:t>
      </w:r>
      <w:r>
        <w:rPr>
          <w:spacing w:val="-4"/>
        </w:rPr>
        <w:t xml:space="preserve"> </w:t>
      </w:r>
      <w:r>
        <w:t>remarks</w:t>
      </w:r>
      <w:r>
        <w:rPr>
          <w:spacing w:val="-5"/>
        </w:rPr>
        <w:t xml:space="preserve"> </w:t>
      </w:r>
      <w:r>
        <w:t>or</w:t>
      </w:r>
      <w:r>
        <w:rPr>
          <w:spacing w:val="-5"/>
        </w:rPr>
        <w:t xml:space="preserve"> </w:t>
      </w:r>
      <w:r>
        <w:t>inappropriate</w:t>
      </w:r>
      <w:r>
        <w:rPr>
          <w:spacing w:val="-2"/>
        </w:rPr>
        <w:t xml:space="preserve"> </w:t>
      </w:r>
      <w:r>
        <w:t>jokes</w:t>
      </w:r>
      <w:r>
        <w:rPr>
          <w:spacing w:val="-1"/>
        </w:rPr>
        <w:t xml:space="preserve"> </w:t>
      </w:r>
      <w:r>
        <w:t xml:space="preserve">are </w:t>
      </w:r>
      <w:r>
        <w:rPr>
          <w:spacing w:val="-2"/>
        </w:rPr>
        <w:t>unacceptable.</w:t>
      </w:r>
      <w:r w:rsidR="00395AF4">
        <w:rPr>
          <w:spacing w:val="-2"/>
        </w:rPr>
        <w:t xml:space="preserve"> </w:t>
      </w:r>
      <w:r w:rsidR="006B73AB">
        <w:rPr>
          <w:spacing w:val="-2"/>
        </w:rPr>
        <w:t>D</w:t>
      </w:r>
      <w:r w:rsidR="00395AF4">
        <w:rPr>
          <w:spacing w:val="-2"/>
        </w:rPr>
        <w:t xml:space="preserve">iscrimination will not be </w:t>
      </w:r>
      <w:r w:rsidR="00A75CFB">
        <w:rPr>
          <w:spacing w:val="-2"/>
        </w:rPr>
        <w:t>tolerated</w:t>
      </w:r>
      <w:r w:rsidR="00A75CFB">
        <w:t xml:space="preserve">; this applies to both in-direct and direct differential treatment [see the Equality and Anti-Discrimination Act, chapter 2, section 7.-9]. </w:t>
      </w:r>
    </w:p>
    <w:p w14:paraId="28BFE18C" w14:textId="5A965C22" w:rsidR="006B73AB" w:rsidRDefault="006B73AB">
      <w:pPr>
        <w:pStyle w:val="Brdtekst"/>
      </w:pPr>
    </w:p>
    <w:p w14:paraId="0FD88FB1" w14:textId="26C15FB4" w:rsidR="006B73AB" w:rsidRDefault="006B73AB" w:rsidP="00A75CFB">
      <w:pPr>
        <w:pStyle w:val="Brdtekst"/>
      </w:pPr>
      <w:r>
        <w:t xml:space="preserve">Per Norwegian law </w:t>
      </w:r>
      <w:r w:rsidR="00A75CFB">
        <w:t>[</w:t>
      </w:r>
      <w:hyperlink r:id="rId11" w:history="1">
        <w:r w:rsidR="00A75CFB" w:rsidRPr="00A75CFB">
          <w:rPr>
            <w:rStyle w:val="Hyperkobling"/>
          </w:rPr>
          <w:t>Equality and Anti-Discrimination Act</w:t>
        </w:r>
      </w:hyperlink>
      <w:r w:rsidR="00A75CFB">
        <w:t>, chapter 2, section 6</w:t>
      </w:r>
      <w:r w:rsidR="00E237B5">
        <w:t>, per 15.03.2023</w:t>
      </w:r>
      <w:r w:rsidR="00A75CFB">
        <w:t xml:space="preserve">] CMI (employer) and CMI staff (employees) hare prohibited to discriminate on the basis of: </w:t>
      </w:r>
    </w:p>
    <w:p w14:paraId="6B9B6B4E" w14:textId="0FF71951" w:rsidR="00A75CFB" w:rsidRDefault="00A75CFB" w:rsidP="00AB1395">
      <w:pPr>
        <w:pStyle w:val="Brdtekst"/>
        <w:numPr>
          <w:ilvl w:val="0"/>
          <w:numId w:val="6"/>
        </w:numPr>
      </w:pPr>
      <w:r>
        <w:lastRenderedPageBreak/>
        <w:t>Gender</w:t>
      </w:r>
    </w:p>
    <w:p w14:paraId="5FAB038A" w14:textId="0FF71951" w:rsidR="00A75CFB" w:rsidRDefault="00A75CFB" w:rsidP="00AB1395">
      <w:pPr>
        <w:pStyle w:val="Brdtekst"/>
        <w:numPr>
          <w:ilvl w:val="0"/>
          <w:numId w:val="6"/>
        </w:numPr>
      </w:pPr>
      <w:r>
        <w:t>Pregnancy, or leave in connection with childbirth/</w:t>
      </w:r>
      <w:proofErr w:type="gramStart"/>
      <w:r>
        <w:t>adoption</w:t>
      </w:r>
      <w:proofErr w:type="gramEnd"/>
    </w:p>
    <w:p w14:paraId="4A5E7B4A" w14:textId="73DE17FD" w:rsidR="00A75CFB" w:rsidRDefault="00A75CFB" w:rsidP="00AB1395">
      <w:pPr>
        <w:pStyle w:val="Brdtekst"/>
        <w:numPr>
          <w:ilvl w:val="0"/>
          <w:numId w:val="6"/>
        </w:numPr>
      </w:pPr>
      <w:r>
        <w:t>Care responsibilities</w:t>
      </w:r>
    </w:p>
    <w:p w14:paraId="2A4B3DD9" w14:textId="11F0A06A" w:rsidR="00A75CFB" w:rsidRDefault="00A75CFB" w:rsidP="00AB1395">
      <w:pPr>
        <w:pStyle w:val="Brdtekst"/>
        <w:numPr>
          <w:ilvl w:val="0"/>
          <w:numId w:val="6"/>
        </w:numPr>
      </w:pPr>
      <w:r>
        <w:t xml:space="preserve">Ethnicity </w:t>
      </w:r>
    </w:p>
    <w:p w14:paraId="5746B276" w14:textId="64F42F76" w:rsidR="00A75CFB" w:rsidRDefault="00A75CFB" w:rsidP="00AB1395">
      <w:pPr>
        <w:pStyle w:val="Brdtekst"/>
        <w:numPr>
          <w:ilvl w:val="0"/>
          <w:numId w:val="6"/>
        </w:numPr>
      </w:pPr>
      <w:r>
        <w:t>Religion or belief</w:t>
      </w:r>
    </w:p>
    <w:p w14:paraId="06CDA4B4" w14:textId="07614AF2" w:rsidR="00A75CFB" w:rsidRDefault="00A75CFB" w:rsidP="00AB1395">
      <w:pPr>
        <w:pStyle w:val="Brdtekst"/>
        <w:numPr>
          <w:ilvl w:val="0"/>
          <w:numId w:val="6"/>
        </w:numPr>
      </w:pPr>
      <w:r>
        <w:t>Disability</w:t>
      </w:r>
    </w:p>
    <w:p w14:paraId="3A84E168" w14:textId="74E21FF0" w:rsidR="00A75CFB" w:rsidRDefault="00A75CFB" w:rsidP="00AB1395">
      <w:pPr>
        <w:pStyle w:val="Brdtekst"/>
        <w:numPr>
          <w:ilvl w:val="0"/>
          <w:numId w:val="6"/>
        </w:numPr>
      </w:pPr>
      <w:r>
        <w:t>Sexual orientation, gender identity or gender expression</w:t>
      </w:r>
    </w:p>
    <w:p w14:paraId="21F02E67" w14:textId="433C8A7A" w:rsidR="00A75CFB" w:rsidRDefault="00A75CFB" w:rsidP="00AB1395">
      <w:pPr>
        <w:pStyle w:val="Brdtekst"/>
        <w:numPr>
          <w:ilvl w:val="0"/>
          <w:numId w:val="6"/>
        </w:numPr>
      </w:pPr>
      <w:r>
        <w:t>Age</w:t>
      </w:r>
    </w:p>
    <w:p w14:paraId="049941FE" w14:textId="7D999A34" w:rsidR="00A75CFB" w:rsidRDefault="00A75CFB" w:rsidP="00AB1395">
      <w:pPr>
        <w:pStyle w:val="Brdtekst"/>
        <w:numPr>
          <w:ilvl w:val="0"/>
          <w:numId w:val="6"/>
        </w:numPr>
      </w:pPr>
      <w:r>
        <w:t xml:space="preserve">Or a combination of the above forementioned factors. </w:t>
      </w:r>
    </w:p>
    <w:p w14:paraId="08BDC171" w14:textId="58BDEBD8" w:rsidR="00A75CFB" w:rsidRDefault="00A75CFB" w:rsidP="00A75CFB">
      <w:pPr>
        <w:pStyle w:val="Brdtekst"/>
      </w:pPr>
    </w:p>
    <w:p w14:paraId="090DA83F" w14:textId="01F0FEE7" w:rsidR="00A75CFB" w:rsidRDefault="00A75CFB" w:rsidP="00A75CFB">
      <w:pPr>
        <w:pStyle w:val="Brdtekst"/>
      </w:pPr>
      <w:r>
        <w:t>CMI also has a zero tolerance for sexual harassment and other forms of harassment</w:t>
      </w:r>
      <w:r w:rsidR="00E237B5">
        <w:t xml:space="preserve"> </w:t>
      </w:r>
      <w:r>
        <w:t xml:space="preserve">and adhere to the Equality and Anti-Discrimination Act chapter 2. Section 13 “Prohibition against harassment”. </w:t>
      </w:r>
    </w:p>
    <w:p w14:paraId="580FE22E" w14:textId="5901788C" w:rsidR="00A75CFB" w:rsidRDefault="00A75CFB" w:rsidP="00A75CFB">
      <w:pPr>
        <w:pStyle w:val="Brdtekst"/>
      </w:pPr>
    </w:p>
    <w:p w14:paraId="287A83DA" w14:textId="466BD02B" w:rsidR="00A75CFB" w:rsidRDefault="00A75CFB" w:rsidP="00A75CFB">
      <w:pPr>
        <w:pStyle w:val="Brdtekst"/>
      </w:pPr>
      <w:r>
        <w:t>CMI is committed to adhere to the definitions of harassment and sexual harassment outlined in this legislation, as they are stated per 15.03.2023:</w:t>
      </w:r>
    </w:p>
    <w:p w14:paraId="0856413B" w14:textId="77777777" w:rsidR="00AB1395" w:rsidRDefault="00A75CFB" w:rsidP="001B484A">
      <w:pPr>
        <w:pStyle w:val="mortaga"/>
        <w:numPr>
          <w:ilvl w:val="0"/>
          <w:numId w:val="8"/>
        </w:numPr>
        <w:shd w:val="clear" w:color="auto" w:fill="FFFFFF"/>
        <w:spacing w:before="225" w:beforeAutospacing="0" w:after="0" w:afterAutospacing="0"/>
        <w:rPr>
          <w:rFonts w:asciiTheme="minorHAnsi" w:hAnsiTheme="minorHAnsi" w:cstheme="minorHAnsi"/>
          <w:color w:val="333333"/>
          <w:sz w:val="22"/>
          <w:szCs w:val="22"/>
        </w:rPr>
      </w:pPr>
      <w:r w:rsidRPr="00AB1395">
        <w:rPr>
          <w:rFonts w:asciiTheme="minorHAnsi" w:hAnsiTheme="minorHAnsi" w:cstheme="minorHAnsi"/>
          <w:color w:val="333333"/>
          <w:sz w:val="22"/>
          <w:szCs w:val="22"/>
        </w:rPr>
        <w:t xml:space="preserve">«Harassment» means acts, omissions or statements that have the purpose or effect of being offensive, frightening, hostile, </w:t>
      </w:r>
      <w:proofErr w:type="gramStart"/>
      <w:r w:rsidRPr="00AB1395">
        <w:rPr>
          <w:rFonts w:asciiTheme="minorHAnsi" w:hAnsiTheme="minorHAnsi" w:cstheme="minorHAnsi"/>
          <w:color w:val="333333"/>
          <w:sz w:val="22"/>
          <w:szCs w:val="22"/>
        </w:rPr>
        <w:t>degrading</w:t>
      </w:r>
      <w:proofErr w:type="gramEnd"/>
      <w:r w:rsidRPr="00AB1395">
        <w:rPr>
          <w:rFonts w:asciiTheme="minorHAnsi" w:hAnsiTheme="minorHAnsi" w:cstheme="minorHAnsi"/>
          <w:color w:val="333333"/>
          <w:sz w:val="22"/>
          <w:szCs w:val="22"/>
        </w:rPr>
        <w:t xml:space="preserve"> or humiliating.</w:t>
      </w:r>
    </w:p>
    <w:p w14:paraId="7011383E" w14:textId="77777777" w:rsidR="00A75CFB" w:rsidRPr="00AB1395" w:rsidRDefault="00A75CFB" w:rsidP="001B484A">
      <w:pPr>
        <w:pStyle w:val="mortaga"/>
        <w:numPr>
          <w:ilvl w:val="0"/>
          <w:numId w:val="8"/>
        </w:numPr>
        <w:shd w:val="clear" w:color="auto" w:fill="FFFFFF"/>
        <w:spacing w:before="225" w:beforeAutospacing="0" w:after="0" w:afterAutospacing="0"/>
        <w:rPr>
          <w:rFonts w:asciiTheme="minorHAnsi" w:hAnsiTheme="minorHAnsi" w:cstheme="minorHAnsi"/>
          <w:color w:val="333333"/>
          <w:sz w:val="22"/>
          <w:szCs w:val="22"/>
        </w:rPr>
      </w:pPr>
      <w:r w:rsidRPr="00AB1395">
        <w:rPr>
          <w:rFonts w:asciiTheme="minorHAnsi" w:hAnsiTheme="minorHAnsi" w:cstheme="minorHAnsi"/>
          <w:color w:val="333333"/>
          <w:sz w:val="22"/>
          <w:szCs w:val="22"/>
        </w:rPr>
        <w:t>«Sexual harassment» means any form of unwanted sexual attention that has the purpose or effect of being offensive, frightening, hostile, degrading, humiliating or troublesome.</w:t>
      </w:r>
    </w:p>
    <w:p w14:paraId="311DCCC7" w14:textId="04BBA6B2" w:rsidR="00A75CFB" w:rsidRPr="00AB1395" w:rsidRDefault="00A75CFB" w:rsidP="00A75CFB">
      <w:pPr>
        <w:pStyle w:val="Brdtekst"/>
        <w:rPr>
          <w:rFonts w:asciiTheme="minorHAnsi" w:hAnsiTheme="minorHAnsi" w:cstheme="minorHAnsi"/>
          <w:sz w:val="20"/>
          <w:szCs w:val="20"/>
        </w:rPr>
      </w:pPr>
    </w:p>
    <w:p w14:paraId="5CCBC111" w14:textId="77777777" w:rsidR="00E73334" w:rsidRDefault="00E73334">
      <w:pPr>
        <w:pStyle w:val="Brdtekst"/>
        <w:spacing w:before="8"/>
        <w:ind w:left="0"/>
        <w:rPr>
          <w:rFonts w:asciiTheme="minorHAnsi" w:hAnsiTheme="minorHAnsi" w:cstheme="minorHAnsi"/>
          <w:sz w:val="18"/>
          <w:szCs w:val="20"/>
        </w:rPr>
      </w:pPr>
    </w:p>
    <w:p w14:paraId="36081ECC" w14:textId="77777777" w:rsidR="00AB1395" w:rsidRDefault="00AB1395" w:rsidP="00AB1395">
      <w:pPr>
        <w:pStyle w:val="Brdtekst"/>
        <w:spacing w:before="39"/>
      </w:pPr>
      <w:r w:rsidRPr="00AB1395">
        <w:rPr>
          <w:rFonts w:asciiTheme="minorHAnsi" w:hAnsiTheme="minorHAnsi" w:cstheme="minorHAnsi"/>
          <w:sz w:val="20"/>
        </w:rPr>
        <w:t xml:space="preserve">CMI </w:t>
      </w:r>
      <w:r>
        <w:t>staff are obliged to behave properly in all situations while representing CMI and adhere to the Norwegian Equality and Anti-Discrimination Act, no matter what the circumstances</w:t>
      </w:r>
      <w:r>
        <w:rPr>
          <w:spacing w:val="-5"/>
        </w:rPr>
        <w:t xml:space="preserve"> </w:t>
      </w:r>
      <w:r>
        <w:t>are.</w:t>
      </w:r>
      <w:r>
        <w:rPr>
          <w:spacing w:val="-3"/>
        </w:rPr>
        <w:t xml:space="preserve"> </w:t>
      </w:r>
      <w:r>
        <w:t>This</w:t>
      </w:r>
      <w:r>
        <w:rPr>
          <w:spacing w:val="-6"/>
        </w:rPr>
        <w:t xml:space="preserve"> </w:t>
      </w:r>
      <w:r>
        <w:t>includes</w:t>
      </w:r>
      <w:r>
        <w:rPr>
          <w:spacing w:val="-2"/>
        </w:rPr>
        <w:t xml:space="preserve"> </w:t>
      </w:r>
      <w:r>
        <w:t>amongst</w:t>
      </w:r>
      <w:r>
        <w:rPr>
          <w:spacing w:val="-5"/>
        </w:rPr>
        <w:t xml:space="preserve"> </w:t>
      </w:r>
      <w:r>
        <w:t>others</w:t>
      </w:r>
      <w:r>
        <w:rPr>
          <w:spacing w:val="-3"/>
        </w:rPr>
        <w:t xml:space="preserve"> </w:t>
      </w:r>
      <w:r>
        <w:t>public</w:t>
      </w:r>
      <w:r>
        <w:rPr>
          <w:spacing w:val="-3"/>
        </w:rPr>
        <w:t xml:space="preserve"> </w:t>
      </w:r>
      <w:r>
        <w:t>appearances,</w:t>
      </w:r>
      <w:r>
        <w:rPr>
          <w:spacing w:val="-3"/>
        </w:rPr>
        <w:t xml:space="preserve"> </w:t>
      </w:r>
      <w:r>
        <w:t>project</w:t>
      </w:r>
      <w:r>
        <w:rPr>
          <w:spacing w:val="-5"/>
        </w:rPr>
        <w:t xml:space="preserve"> </w:t>
      </w:r>
      <w:r>
        <w:t>cooperation,</w:t>
      </w:r>
      <w:r>
        <w:rPr>
          <w:spacing w:val="-3"/>
        </w:rPr>
        <w:t xml:space="preserve"> </w:t>
      </w:r>
      <w:r>
        <w:t>get-togethers, and other situations where CMI in any way is concerned or represented. This also is valid on travels. All our</w:t>
      </w:r>
      <w:r>
        <w:rPr>
          <w:spacing w:val="-2"/>
        </w:rPr>
        <w:t xml:space="preserve"> </w:t>
      </w:r>
      <w:r>
        <w:t>staff</w:t>
      </w:r>
      <w:r>
        <w:rPr>
          <w:spacing w:val="-5"/>
        </w:rPr>
        <w:t xml:space="preserve"> </w:t>
      </w:r>
      <w:r>
        <w:t>shall</w:t>
      </w:r>
      <w:r>
        <w:rPr>
          <w:spacing w:val="-4"/>
        </w:rPr>
        <w:t xml:space="preserve"> </w:t>
      </w:r>
      <w:r>
        <w:t>maintain</w:t>
      </w:r>
      <w:r>
        <w:rPr>
          <w:spacing w:val="-3"/>
        </w:rPr>
        <w:t xml:space="preserve"> </w:t>
      </w:r>
      <w:r>
        <w:t>a</w:t>
      </w:r>
      <w:r>
        <w:rPr>
          <w:spacing w:val="-2"/>
        </w:rPr>
        <w:t xml:space="preserve"> </w:t>
      </w:r>
      <w:r>
        <w:t>respectful</w:t>
      </w:r>
      <w:r>
        <w:rPr>
          <w:spacing w:val="-3"/>
        </w:rPr>
        <w:t xml:space="preserve"> </w:t>
      </w:r>
      <w:r>
        <w:t>tone</w:t>
      </w:r>
      <w:r>
        <w:rPr>
          <w:spacing w:val="-1"/>
        </w:rPr>
        <w:t xml:space="preserve"> </w:t>
      </w:r>
      <w:r>
        <w:t>between</w:t>
      </w:r>
      <w:r>
        <w:rPr>
          <w:spacing w:val="-3"/>
        </w:rPr>
        <w:t xml:space="preserve"> </w:t>
      </w:r>
      <w:r>
        <w:t>and</w:t>
      </w:r>
      <w:r>
        <w:rPr>
          <w:spacing w:val="-5"/>
        </w:rPr>
        <w:t xml:space="preserve"> </w:t>
      </w:r>
      <w:r>
        <w:t>about</w:t>
      </w:r>
      <w:r>
        <w:rPr>
          <w:spacing w:val="-2"/>
        </w:rPr>
        <w:t xml:space="preserve"> </w:t>
      </w:r>
      <w:r>
        <w:t>colleagues</w:t>
      </w:r>
      <w:r>
        <w:rPr>
          <w:spacing w:val="-4"/>
        </w:rPr>
        <w:t xml:space="preserve"> </w:t>
      </w:r>
      <w:r>
        <w:t>and</w:t>
      </w:r>
      <w:r>
        <w:rPr>
          <w:spacing w:val="-3"/>
        </w:rPr>
        <w:t xml:space="preserve"> </w:t>
      </w:r>
      <w:r>
        <w:t>clients</w:t>
      </w:r>
      <w:r>
        <w:rPr>
          <w:spacing w:val="-2"/>
        </w:rPr>
        <w:t xml:space="preserve"> </w:t>
      </w:r>
      <w:r>
        <w:t>in</w:t>
      </w:r>
      <w:r>
        <w:rPr>
          <w:spacing w:val="-2"/>
        </w:rPr>
        <w:t xml:space="preserve"> </w:t>
      </w:r>
      <w:r>
        <w:t>all</w:t>
      </w:r>
      <w:r>
        <w:rPr>
          <w:spacing w:val="-3"/>
        </w:rPr>
        <w:t xml:space="preserve"> </w:t>
      </w:r>
      <w:r>
        <w:t xml:space="preserve">personal </w:t>
      </w:r>
      <w:r>
        <w:rPr>
          <w:spacing w:val="-2"/>
        </w:rPr>
        <w:t>encounters.</w:t>
      </w:r>
    </w:p>
    <w:p w14:paraId="59E7C8C2" w14:textId="3872C80B" w:rsidR="00AB1395" w:rsidRDefault="00AB1395" w:rsidP="00AB1395">
      <w:pPr>
        <w:pStyle w:val="Brdtekst"/>
        <w:spacing w:before="8"/>
        <w:ind w:left="0"/>
        <w:rPr>
          <w:rFonts w:asciiTheme="minorHAnsi" w:hAnsiTheme="minorHAnsi" w:cstheme="minorHAnsi"/>
          <w:sz w:val="18"/>
          <w:szCs w:val="20"/>
        </w:rPr>
      </w:pPr>
    </w:p>
    <w:p w14:paraId="267130FA" w14:textId="6D426B84" w:rsidR="00AB1395" w:rsidRDefault="00AB1395" w:rsidP="00AB1395">
      <w:pPr>
        <w:pStyle w:val="Brdtekst"/>
        <w:spacing w:before="8"/>
        <w:ind w:left="0"/>
        <w:rPr>
          <w:rFonts w:asciiTheme="minorHAnsi" w:hAnsiTheme="minorHAnsi" w:cstheme="minorHAnsi"/>
          <w:sz w:val="18"/>
          <w:szCs w:val="20"/>
        </w:rPr>
      </w:pPr>
    </w:p>
    <w:p w14:paraId="6906D355" w14:textId="45E6643B" w:rsidR="00AB1395" w:rsidRDefault="00AB1395" w:rsidP="00AB1395">
      <w:pPr>
        <w:pStyle w:val="Brdtekst"/>
        <w:spacing w:before="8"/>
        <w:ind w:left="0"/>
        <w:rPr>
          <w:rFonts w:asciiTheme="minorHAnsi" w:hAnsiTheme="minorHAnsi" w:cstheme="minorHAnsi"/>
          <w:sz w:val="18"/>
          <w:szCs w:val="20"/>
        </w:rPr>
      </w:pPr>
    </w:p>
    <w:p w14:paraId="32A00B0B" w14:textId="40D47625" w:rsidR="00AB1395" w:rsidRDefault="00AB1395" w:rsidP="00AB1395">
      <w:pPr>
        <w:pStyle w:val="Brdtekst"/>
        <w:spacing w:before="8"/>
        <w:ind w:left="0"/>
        <w:rPr>
          <w:rFonts w:asciiTheme="minorHAnsi" w:hAnsiTheme="minorHAnsi" w:cstheme="minorHAnsi"/>
          <w:sz w:val="18"/>
          <w:szCs w:val="20"/>
        </w:rPr>
      </w:pPr>
    </w:p>
    <w:p w14:paraId="31C5386B" w14:textId="76122594" w:rsidR="00AB1395" w:rsidRDefault="00AB1395" w:rsidP="00AB1395">
      <w:pPr>
        <w:pStyle w:val="Brdtekst"/>
        <w:spacing w:before="8"/>
        <w:ind w:left="0"/>
        <w:rPr>
          <w:rFonts w:asciiTheme="minorHAnsi" w:hAnsiTheme="minorHAnsi" w:cstheme="minorHAnsi"/>
          <w:sz w:val="18"/>
          <w:szCs w:val="20"/>
        </w:rPr>
      </w:pPr>
    </w:p>
    <w:p w14:paraId="31388E43" w14:textId="61B65E9B" w:rsidR="00AB1395" w:rsidRDefault="00AB1395" w:rsidP="00AB1395">
      <w:pPr>
        <w:pStyle w:val="Brdtekst"/>
        <w:spacing w:before="8"/>
        <w:ind w:left="0"/>
        <w:rPr>
          <w:rFonts w:asciiTheme="minorHAnsi" w:hAnsiTheme="minorHAnsi" w:cstheme="minorHAnsi"/>
          <w:sz w:val="18"/>
          <w:szCs w:val="20"/>
        </w:rPr>
      </w:pPr>
    </w:p>
    <w:p w14:paraId="2C5837FA" w14:textId="4F68393A" w:rsidR="00AB1395" w:rsidRDefault="00AB1395" w:rsidP="00AB1395">
      <w:pPr>
        <w:pStyle w:val="Brdtekst"/>
        <w:spacing w:before="8"/>
        <w:ind w:left="0"/>
        <w:rPr>
          <w:rFonts w:asciiTheme="minorHAnsi" w:hAnsiTheme="minorHAnsi" w:cstheme="minorHAnsi"/>
          <w:sz w:val="18"/>
          <w:szCs w:val="20"/>
        </w:rPr>
      </w:pPr>
    </w:p>
    <w:p w14:paraId="6C6843E1" w14:textId="7700F876" w:rsidR="00AB1395" w:rsidRDefault="00AB1395" w:rsidP="00AB1395">
      <w:pPr>
        <w:pStyle w:val="Brdtekst"/>
        <w:spacing w:before="8"/>
        <w:ind w:left="0"/>
        <w:rPr>
          <w:rFonts w:asciiTheme="minorHAnsi" w:hAnsiTheme="minorHAnsi" w:cstheme="minorHAnsi"/>
          <w:sz w:val="18"/>
          <w:szCs w:val="20"/>
        </w:rPr>
      </w:pPr>
    </w:p>
    <w:p w14:paraId="7B48AC18" w14:textId="2DFEFDD8" w:rsidR="00AB1395" w:rsidRDefault="00AB1395" w:rsidP="00AB1395">
      <w:pPr>
        <w:pStyle w:val="Brdtekst"/>
        <w:spacing w:before="8"/>
        <w:ind w:left="0"/>
        <w:rPr>
          <w:rFonts w:asciiTheme="minorHAnsi" w:hAnsiTheme="minorHAnsi" w:cstheme="minorHAnsi"/>
          <w:sz w:val="18"/>
          <w:szCs w:val="20"/>
        </w:rPr>
      </w:pPr>
    </w:p>
    <w:p w14:paraId="2A5D1B51" w14:textId="50EDAFB7" w:rsidR="00AB1395" w:rsidRDefault="00AB1395" w:rsidP="00AB1395">
      <w:pPr>
        <w:pStyle w:val="Brdtekst"/>
        <w:spacing w:before="8"/>
        <w:ind w:left="0"/>
        <w:rPr>
          <w:rFonts w:asciiTheme="minorHAnsi" w:hAnsiTheme="minorHAnsi" w:cstheme="minorHAnsi"/>
          <w:sz w:val="18"/>
          <w:szCs w:val="20"/>
        </w:rPr>
      </w:pPr>
    </w:p>
    <w:p w14:paraId="497AEFA6" w14:textId="0C4889ED" w:rsidR="00AB1395" w:rsidRDefault="00AB1395" w:rsidP="00AB1395">
      <w:pPr>
        <w:pStyle w:val="Brdtekst"/>
        <w:spacing w:before="8"/>
        <w:ind w:left="0"/>
        <w:rPr>
          <w:rFonts w:asciiTheme="minorHAnsi" w:hAnsiTheme="minorHAnsi" w:cstheme="minorHAnsi"/>
          <w:sz w:val="18"/>
          <w:szCs w:val="20"/>
        </w:rPr>
      </w:pPr>
    </w:p>
    <w:p w14:paraId="55DFFBAC" w14:textId="0CC6E6A1" w:rsidR="00AB1395" w:rsidRDefault="00AB1395" w:rsidP="00AB1395">
      <w:pPr>
        <w:pStyle w:val="Brdtekst"/>
        <w:spacing w:before="8"/>
        <w:ind w:left="0"/>
        <w:rPr>
          <w:rFonts w:asciiTheme="minorHAnsi" w:hAnsiTheme="minorHAnsi" w:cstheme="minorHAnsi"/>
          <w:sz w:val="18"/>
          <w:szCs w:val="20"/>
        </w:rPr>
      </w:pPr>
    </w:p>
    <w:p w14:paraId="458A6C9B" w14:textId="6A754009" w:rsidR="00AB1395" w:rsidRDefault="00AB1395" w:rsidP="00AB1395">
      <w:pPr>
        <w:pStyle w:val="Brdtekst"/>
        <w:spacing w:before="8"/>
        <w:ind w:left="0"/>
        <w:rPr>
          <w:rFonts w:asciiTheme="minorHAnsi" w:hAnsiTheme="minorHAnsi" w:cstheme="minorHAnsi"/>
          <w:sz w:val="18"/>
          <w:szCs w:val="20"/>
        </w:rPr>
      </w:pPr>
    </w:p>
    <w:p w14:paraId="2F268F48" w14:textId="75539A37" w:rsidR="00AB1395" w:rsidRDefault="00AB1395" w:rsidP="00AB1395">
      <w:pPr>
        <w:pStyle w:val="Brdtekst"/>
        <w:spacing w:before="8"/>
        <w:ind w:left="0"/>
        <w:rPr>
          <w:rFonts w:asciiTheme="minorHAnsi" w:hAnsiTheme="minorHAnsi" w:cstheme="minorHAnsi"/>
          <w:sz w:val="18"/>
          <w:szCs w:val="20"/>
        </w:rPr>
      </w:pPr>
    </w:p>
    <w:p w14:paraId="235020C0" w14:textId="54052776" w:rsidR="00AB1395" w:rsidRDefault="00AB1395" w:rsidP="00AB1395">
      <w:pPr>
        <w:pStyle w:val="Brdtekst"/>
        <w:spacing w:before="8"/>
        <w:ind w:left="0"/>
        <w:rPr>
          <w:rFonts w:asciiTheme="minorHAnsi" w:hAnsiTheme="minorHAnsi" w:cstheme="minorHAnsi"/>
          <w:sz w:val="18"/>
          <w:szCs w:val="20"/>
        </w:rPr>
      </w:pPr>
    </w:p>
    <w:p w14:paraId="64C7BF2B" w14:textId="5DFDC4A3" w:rsidR="00AB1395" w:rsidRDefault="00AB1395" w:rsidP="00AB1395">
      <w:pPr>
        <w:pStyle w:val="Brdtekst"/>
        <w:spacing w:before="8"/>
        <w:ind w:left="0"/>
        <w:rPr>
          <w:rFonts w:asciiTheme="minorHAnsi" w:hAnsiTheme="minorHAnsi" w:cstheme="minorHAnsi"/>
          <w:sz w:val="18"/>
          <w:szCs w:val="20"/>
        </w:rPr>
      </w:pPr>
    </w:p>
    <w:p w14:paraId="6B6D9042" w14:textId="77777777" w:rsidR="00AB1395" w:rsidRDefault="00AB1395" w:rsidP="00AB1395">
      <w:pPr>
        <w:pStyle w:val="Brdtekst"/>
        <w:spacing w:before="8"/>
        <w:ind w:left="0"/>
        <w:rPr>
          <w:rFonts w:asciiTheme="minorHAnsi" w:hAnsiTheme="minorHAnsi" w:cstheme="minorHAnsi"/>
          <w:sz w:val="18"/>
          <w:szCs w:val="20"/>
        </w:rPr>
      </w:pPr>
    </w:p>
    <w:p w14:paraId="21C5FBAB" w14:textId="77777777" w:rsidR="00AB1395" w:rsidRDefault="00AB1395" w:rsidP="00AB1395">
      <w:pPr>
        <w:pStyle w:val="Brdtekst"/>
        <w:spacing w:before="1"/>
        <w:ind w:left="0"/>
        <w:rPr>
          <w:rFonts w:asciiTheme="minorHAnsi" w:hAnsiTheme="minorHAnsi" w:cstheme="minorHAnsi"/>
          <w:sz w:val="18"/>
          <w:szCs w:val="20"/>
        </w:rPr>
      </w:pPr>
    </w:p>
    <w:p w14:paraId="01831F28" w14:textId="56C22483" w:rsidR="00E73334" w:rsidRDefault="00033E17" w:rsidP="00AB1395">
      <w:pPr>
        <w:pStyle w:val="Brdtekst"/>
        <w:spacing w:before="1"/>
        <w:ind w:left="0"/>
        <w:rPr>
          <w:sz w:val="11"/>
        </w:rPr>
      </w:pPr>
      <w:r>
        <w:rPr>
          <w:noProof/>
        </w:rPr>
        <mc:AlternateContent>
          <mc:Choice Requires="wps">
            <w:drawing>
              <wp:anchor distT="0" distB="0" distL="0" distR="0" simplePos="0" relativeHeight="251658240" behindDoc="1" locked="0" layoutInCell="1" allowOverlap="1" wp14:anchorId="39C4FEF2" wp14:editId="4A23B421">
                <wp:simplePos x="0" y="0"/>
                <wp:positionH relativeFrom="page">
                  <wp:posOffset>914400</wp:posOffset>
                </wp:positionH>
                <wp:positionV relativeFrom="paragraph">
                  <wp:posOffset>106045</wp:posOffset>
                </wp:positionV>
                <wp:extent cx="1828800" cy="8890"/>
                <wp:effectExtent l="0" t="0" r="0" b="0"/>
                <wp:wrapTopAndBottom/>
                <wp:docPr id="95543079"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35434C" id="docshape1" o:spid="_x0000_s1026" style="position:absolute;margin-left:1in;margin-top:8.35pt;width:2in;height:.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" fillcolor="black" stroked="f">
                <w10:wrap type="topAndBottom" anchorx="page"/>
              </v:rect>
            </w:pict>
          </mc:Fallback>
        </mc:AlternateContent>
      </w:r>
    </w:p>
    <w:p w14:paraId="1E4EE281" w14:textId="77777777" w:rsidR="00E73334" w:rsidRDefault="00D7774C">
      <w:pPr>
        <w:spacing w:before="100"/>
        <w:ind w:left="100"/>
        <w:rPr>
          <w:sz w:val="20"/>
        </w:rPr>
      </w:pPr>
      <w:r>
        <w:rPr>
          <w:sz w:val="20"/>
          <w:vertAlign w:val="superscript"/>
        </w:rPr>
        <w:t>1</w:t>
      </w:r>
      <w:r>
        <w:rPr>
          <w:spacing w:val="-6"/>
          <w:sz w:val="20"/>
        </w:rPr>
        <w:t xml:space="preserve"> </w:t>
      </w:r>
      <w:r>
        <w:rPr>
          <w:sz w:val="20"/>
        </w:rPr>
        <w:t>The</w:t>
      </w:r>
      <w:r>
        <w:rPr>
          <w:spacing w:val="-6"/>
          <w:sz w:val="20"/>
        </w:rPr>
        <w:t xml:space="preserve"> </w:t>
      </w:r>
      <w:r>
        <w:rPr>
          <w:sz w:val="20"/>
        </w:rPr>
        <w:t>NESH</w:t>
      </w:r>
      <w:r>
        <w:rPr>
          <w:spacing w:val="-5"/>
          <w:sz w:val="20"/>
        </w:rPr>
        <w:t xml:space="preserve"> </w:t>
      </w:r>
      <w:r>
        <w:rPr>
          <w:sz w:val="20"/>
        </w:rPr>
        <w:t>guidelines</w:t>
      </w:r>
      <w:r>
        <w:rPr>
          <w:spacing w:val="-5"/>
          <w:sz w:val="20"/>
        </w:rPr>
        <w:t xml:space="preserve"> </w:t>
      </w:r>
      <w:r>
        <w:rPr>
          <w:sz w:val="20"/>
        </w:rPr>
        <w:t>can</w:t>
      </w:r>
      <w:r>
        <w:rPr>
          <w:spacing w:val="-5"/>
          <w:sz w:val="20"/>
        </w:rPr>
        <w:t xml:space="preserve"> </w:t>
      </w:r>
      <w:r>
        <w:rPr>
          <w:sz w:val="20"/>
        </w:rPr>
        <w:t>be</w:t>
      </w:r>
      <w:r>
        <w:rPr>
          <w:spacing w:val="-6"/>
          <w:sz w:val="20"/>
        </w:rPr>
        <w:t xml:space="preserve"> </w:t>
      </w:r>
      <w:r>
        <w:rPr>
          <w:sz w:val="20"/>
        </w:rPr>
        <w:t>accessed</w:t>
      </w:r>
      <w:r>
        <w:rPr>
          <w:spacing w:val="-5"/>
          <w:sz w:val="20"/>
        </w:rPr>
        <w:t xml:space="preserve"> </w:t>
      </w:r>
      <w:r>
        <w:rPr>
          <w:sz w:val="20"/>
        </w:rPr>
        <w:t>at</w:t>
      </w:r>
      <w:r>
        <w:rPr>
          <w:spacing w:val="-2"/>
          <w:sz w:val="20"/>
        </w:rPr>
        <w:t xml:space="preserve"> </w:t>
      </w:r>
      <w:hyperlink r:id="rId12">
        <w:r>
          <w:rPr>
            <w:color w:val="0462C1"/>
            <w:sz w:val="20"/>
            <w:u w:val="single" w:color="0462C1"/>
          </w:rPr>
          <w:t>https://www.etikkom.no/globalassets/documents/english-</w:t>
        </w:r>
      </w:hyperlink>
      <w:r>
        <w:rPr>
          <w:color w:val="0462C1"/>
          <w:sz w:val="20"/>
        </w:rPr>
        <w:t xml:space="preserve"> </w:t>
      </w:r>
      <w:hyperlink r:id="rId13">
        <w:r>
          <w:rPr>
            <w:color w:val="0462C1"/>
            <w:spacing w:val="-2"/>
            <w:sz w:val="20"/>
            <w:u w:val="single" w:color="0462C1"/>
          </w:rPr>
          <w:t>publications/60127_fek_guidelines_nesh_digital_corr.pdf</w:t>
        </w:r>
      </w:hyperlink>
    </w:p>
    <w:p w14:paraId="53541F58" w14:textId="77777777" w:rsidR="00E73334" w:rsidRDefault="00E73334">
      <w:pPr>
        <w:rPr>
          <w:sz w:val="20"/>
        </w:rPr>
        <w:sectPr w:rsidR="00E73334">
          <w:pgSz w:w="12240" w:h="15840"/>
          <w:pgMar w:top="1420" w:right="1320" w:bottom="280" w:left="1340" w:header="720" w:footer="720" w:gutter="0"/>
          <w:cols w:space="720"/>
        </w:sectPr>
      </w:pPr>
    </w:p>
    <w:p w14:paraId="216D0A34" w14:textId="77777777" w:rsidR="00E73334" w:rsidRDefault="00D7774C">
      <w:pPr>
        <w:pStyle w:val="Overskrift1"/>
      </w:pPr>
      <w:bookmarkStart w:id="5" w:name="_bookmark2"/>
      <w:bookmarkStart w:id="6" w:name="_Toc129871197"/>
      <w:bookmarkEnd w:id="5"/>
      <w:r>
        <w:rPr>
          <w:color w:val="2E5395"/>
        </w:rPr>
        <w:lastRenderedPageBreak/>
        <w:t>Research</w:t>
      </w:r>
      <w:r>
        <w:rPr>
          <w:color w:val="2E5395"/>
          <w:spacing w:val="-14"/>
        </w:rPr>
        <w:t xml:space="preserve"> </w:t>
      </w:r>
      <w:r>
        <w:rPr>
          <w:color w:val="2E5395"/>
          <w:spacing w:val="-2"/>
        </w:rPr>
        <w:t>ethics</w:t>
      </w:r>
      <w:bookmarkEnd w:id="6"/>
    </w:p>
    <w:p w14:paraId="6F2D28E8" w14:textId="77777777" w:rsidR="00E73334" w:rsidRDefault="00D7774C">
      <w:pPr>
        <w:pStyle w:val="Brdtekst"/>
        <w:spacing w:before="31" w:line="259" w:lineRule="auto"/>
        <w:ind w:right="122"/>
      </w:pPr>
      <w:r>
        <w:t>The</w:t>
      </w:r>
      <w:r>
        <w:rPr>
          <w:spacing w:val="-1"/>
        </w:rPr>
        <w:t xml:space="preserve"> </w:t>
      </w:r>
      <w:r>
        <w:t>purpose</w:t>
      </w:r>
      <w:r>
        <w:rPr>
          <w:spacing w:val="-1"/>
        </w:rPr>
        <w:t xml:space="preserve"> </w:t>
      </w:r>
      <w:r>
        <w:t>of</w:t>
      </w:r>
      <w:r>
        <w:rPr>
          <w:spacing w:val="-2"/>
        </w:rPr>
        <w:t xml:space="preserve"> </w:t>
      </w:r>
      <w:r>
        <w:t>this</w:t>
      </w:r>
      <w:r>
        <w:rPr>
          <w:spacing w:val="-2"/>
        </w:rPr>
        <w:t xml:space="preserve"> </w:t>
      </w:r>
      <w:r>
        <w:t>section</w:t>
      </w:r>
      <w:r>
        <w:rPr>
          <w:spacing w:val="-6"/>
        </w:rPr>
        <w:t xml:space="preserve"> </w:t>
      </w:r>
      <w:r>
        <w:t>is</w:t>
      </w:r>
      <w:r>
        <w:rPr>
          <w:spacing w:val="-2"/>
        </w:rPr>
        <w:t xml:space="preserve"> </w:t>
      </w:r>
      <w:r>
        <w:t>to</w:t>
      </w:r>
      <w:r>
        <w:rPr>
          <w:spacing w:val="-1"/>
        </w:rPr>
        <w:t xml:space="preserve"> </w:t>
      </w:r>
      <w:r>
        <w:t>assist</w:t>
      </w:r>
      <w:r>
        <w:rPr>
          <w:spacing w:val="-2"/>
        </w:rPr>
        <w:t xml:space="preserve"> </w:t>
      </w:r>
      <w:r>
        <w:t>individual</w:t>
      </w:r>
      <w:r>
        <w:rPr>
          <w:spacing w:val="-2"/>
        </w:rPr>
        <w:t xml:space="preserve"> </w:t>
      </w:r>
      <w:r>
        <w:t>researchers</w:t>
      </w:r>
      <w:r>
        <w:rPr>
          <w:spacing w:val="-2"/>
        </w:rPr>
        <w:t xml:space="preserve"> </w:t>
      </w:r>
      <w:r>
        <w:t>as</w:t>
      </w:r>
      <w:r>
        <w:rPr>
          <w:spacing w:val="-4"/>
        </w:rPr>
        <w:t xml:space="preserve"> </w:t>
      </w:r>
      <w:r>
        <w:t>well</w:t>
      </w:r>
      <w:r>
        <w:rPr>
          <w:spacing w:val="-5"/>
        </w:rPr>
        <w:t xml:space="preserve"> </w:t>
      </w:r>
      <w:r>
        <w:t>as</w:t>
      </w:r>
      <w:r>
        <w:rPr>
          <w:spacing w:val="-2"/>
        </w:rPr>
        <w:t xml:space="preserve"> </w:t>
      </w:r>
      <w:r>
        <w:t>CMI</w:t>
      </w:r>
      <w:r>
        <w:rPr>
          <w:spacing w:val="-2"/>
        </w:rPr>
        <w:t xml:space="preserve"> </w:t>
      </w:r>
      <w:proofErr w:type="gramStart"/>
      <w:r>
        <w:t>as</w:t>
      </w:r>
      <w:r>
        <w:rPr>
          <w:spacing w:val="-4"/>
        </w:rPr>
        <w:t xml:space="preserve"> </w:t>
      </w:r>
      <w:r>
        <w:t>a</w:t>
      </w:r>
      <w:r>
        <w:rPr>
          <w:spacing w:val="-4"/>
        </w:rPr>
        <w:t xml:space="preserve"> </w:t>
      </w:r>
      <w:r>
        <w:t>whole</w:t>
      </w:r>
      <w:r>
        <w:rPr>
          <w:spacing w:val="-5"/>
        </w:rPr>
        <w:t xml:space="preserve"> </w:t>
      </w:r>
      <w:r>
        <w:t>to</w:t>
      </w:r>
      <w:proofErr w:type="gramEnd"/>
      <w:r>
        <w:rPr>
          <w:spacing w:val="-1"/>
        </w:rPr>
        <w:t xml:space="preserve"> </w:t>
      </w:r>
      <w:r>
        <w:t>develop</w:t>
      </w:r>
      <w:r>
        <w:rPr>
          <w:spacing w:val="-3"/>
        </w:rPr>
        <w:t xml:space="preserve"> </w:t>
      </w:r>
      <w:r>
        <w:t>ethical discretion, reflection, to clarify ethical dilemmas and to pursue good scientific practice and reduce the risk of misconduct. In conjunction with the ethical guidelines developed by the National Committee for Research Ethics in the Social Sciences and the Humanities (NESH), this section shall be used as a tool in assessing individual cases, in evaluating the ethical aspects of research projects and when reporting and disseminating results and findings.</w:t>
      </w:r>
    </w:p>
    <w:p w14:paraId="32873914" w14:textId="77777777" w:rsidR="00E73334" w:rsidRDefault="00D7774C">
      <w:pPr>
        <w:pStyle w:val="Brdtekst"/>
        <w:spacing w:before="159" w:line="259" w:lineRule="auto"/>
      </w:pPr>
      <w:r>
        <w:t>Research ethics refer to a variety of values, norms and institutional arrangements that help regulate scientific activities. Research ethics is a codification of scientific morality. While dealing mainly with the research</w:t>
      </w:r>
      <w:r>
        <w:rPr>
          <w:spacing w:val="-3"/>
        </w:rPr>
        <w:t xml:space="preserve"> </w:t>
      </w:r>
      <w:r>
        <w:t>process,</w:t>
      </w:r>
      <w:r>
        <w:rPr>
          <w:spacing w:val="-1"/>
        </w:rPr>
        <w:t xml:space="preserve"> </w:t>
      </w:r>
      <w:r>
        <w:t>research</w:t>
      </w:r>
      <w:r>
        <w:rPr>
          <w:spacing w:val="-5"/>
        </w:rPr>
        <w:t xml:space="preserve"> </w:t>
      </w:r>
      <w:r>
        <w:t>ethics</w:t>
      </w:r>
      <w:r>
        <w:rPr>
          <w:spacing w:val="-2"/>
        </w:rPr>
        <w:t xml:space="preserve"> </w:t>
      </w:r>
      <w:r>
        <w:t>apply</w:t>
      </w:r>
      <w:r>
        <w:rPr>
          <w:spacing w:val="-4"/>
        </w:rPr>
        <w:t xml:space="preserve"> </w:t>
      </w:r>
      <w:r>
        <w:t>also</w:t>
      </w:r>
      <w:r>
        <w:rPr>
          <w:spacing w:val="-3"/>
        </w:rPr>
        <w:t xml:space="preserve"> </w:t>
      </w:r>
      <w:r>
        <w:t>to</w:t>
      </w:r>
      <w:r>
        <w:rPr>
          <w:spacing w:val="-1"/>
        </w:rPr>
        <w:t xml:space="preserve"> </w:t>
      </w:r>
      <w:r>
        <w:t>teaching</w:t>
      </w:r>
      <w:r>
        <w:rPr>
          <w:spacing w:val="-3"/>
        </w:rPr>
        <w:t xml:space="preserve"> </w:t>
      </w:r>
      <w:r>
        <w:t>and</w:t>
      </w:r>
      <w:r>
        <w:rPr>
          <w:spacing w:val="-3"/>
        </w:rPr>
        <w:t xml:space="preserve"> </w:t>
      </w:r>
      <w:r>
        <w:t>student</w:t>
      </w:r>
      <w:r>
        <w:rPr>
          <w:spacing w:val="-2"/>
        </w:rPr>
        <w:t xml:space="preserve"> </w:t>
      </w:r>
      <w:r>
        <w:t>supervision,</w:t>
      </w:r>
      <w:r>
        <w:rPr>
          <w:spacing w:val="-4"/>
        </w:rPr>
        <w:t xml:space="preserve"> </w:t>
      </w:r>
      <w:r>
        <w:t>publication</w:t>
      </w:r>
      <w:r>
        <w:rPr>
          <w:spacing w:val="-3"/>
        </w:rPr>
        <w:t xml:space="preserve"> </w:t>
      </w:r>
      <w:r>
        <w:t>of</w:t>
      </w:r>
      <w:r>
        <w:rPr>
          <w:spacing w:val="-5"/>
        </w:rPr>
        <w:t xml:space="preserve"> </w:t>
      </w:r>
      <w:r>
        <w:t xml:space="preserve">findings, expert </w:t>
      </w:r>
      <w:proofErr w:type="gramStart"/>
      <w:r>
        <w:t>advice</w:t>
      </w:r>
      <w:proofErr w:type="gramEnd"/>
      <w:r>
        <w:t xml:space="preserve"> and the management of institutions.</w:t>
      </w:r>
    </w:p>
    <w:p w14:paraId="08A58438" w14:textId="77777777" w:rsidR="00E73334" w:rsidRDefault="00D7774C">
      <w:pPr>
        <w:pStyle w:val="Brdtekst"/>
        <w:spacing w:before="159" w:line="259" w:lineRule="auto"/>
        <w:ind w:right="148"/>
      </w:pPr>
      <w:r>
        <w:t>Broadly</w:t>
      </w:r>
      <w:r>
        <w:rPr>
          <w:spacing w:val="-4"/>
        </w:rPr>
        <w:t xml:space="preserve"> </w:t>
      </w:r>
      <w:r>
        <w:t>speaking</w:t>
      </w:r>
      <w:r>
        <w:rPr>
          <w:spacing w:val="-3"/>
        </w:rPr>
        <w:t xml:space="preserve"> </w:t>
      </w:r>
      <w:r>
        <w:t>research</w:t>
      </w:r>
      <w:r>
        <w:rPr>
          <w:spacing w:val="-5"/>
        </w:rPr>
        <w:t xml:space="preserve"> </w:t>
      </w:r>
      <w:r>
        <w:t>ethics</w:t>
      </w:r>
      <w:r>
        <w:rPr>
          <w:spacing w:val="-2"/>
        </w:rPr>
        <w:t xml:space="preserve"> </w:t>
      </w:r>
      <w:r>
        <w:t>cover</w:t>
      </w:r>
      <w:r>
        <w:rPr>
          <w:spacing w:val="-2"/>
        </w:rPr>
        <w:t xml:space="preserve"> </w:t>
      </w:r>
      <w:r>
        <w:t>four</w:t>
      </w:r>
      <w:r>
        <w:rPr>
          <w:spacing w:val="-4"/>
        </w:rPr>
        <w:t xml:space="preserve"> </w:t>
      </w:r>
      <w:r>
        <w:t>main</w:t>
      </w:r>
      <w:r>
        <w:rPr>
          <w:spacing w:val="-4"/>
        </w:rPr>
        <w:t xml:space="preserve"> </w:t>
      </w:r>
      <w:r>
        <w:t>spheres:</w:t>
      </w:r>
      <w:r>
        <w:rPr>
          <w:spacing w:val="-4"/>
        </w:rPr>
        <w:t xml:space="preserve"> </w:t>
      </w:r>
      <w:r>
        <w:t>(1)</w:t>
      </w:r>
      <w:r>
        <w:rPr>
          <w:spacing w:val="-2"/>
        </w:rPr>
        <w:t xml:space="preserve"> </w:t>
      </w:r>
      <w:r>
        <w:t>General</w:t>
      </w:r>
      <w:r>
        <w:rPr>
          <w:spacing w:val="-2"/>
        </w:rPr>
        <w:t xml:space="preserve"> </w:t>
      </w:r>
      <w:r>
        <w:t>ethics</w:t>
      </w:r>
      <w:r>
        <w:rPr>
          <w:spacing w:val="-4"/>
        </w:rPr>
        <w:t xml:space="preserve"> </w:t>
      </w:r>
      <w:r>
        <w:t>of</w:t>
      </w:r>
      <w:r>
        <w:rPr>
          <w:spacing w:val="-2"/>
        </w:rPr>
        <w:t xml:space="preserve"> </w:t>
      </w:r>
      <w:r>
        <w:t>research,</w:t>
      </w:r>
      <w:r>
        <w:rPr>
          <w:spacing w:val="-2"/>
        </w:rPr>
        <w:t xml:space="preserve"> </w:t>
      </w:r>
      <w:r>
        <w:t>(2)</w:t>
      </w:r>
      <w:r>
        <w:rPr>
          <w:spacing w:val="-5"/>
        </w:rPr>
        <w:t xml:space="preserve"> </w:t>
      </w:r>
      <w:r>
        <w:t>respect</w:t>
      </w:r>
      <w:r>
        <w:rPr>
          <w:spacing w:val="-1"/>
        </w:rPr>
        <w:t xml:space="preserve"> </w:t>
      </w:r>
      <w:r>
        <w:t xml:space="preserve">for individuals, </w:t>
      </w:r>
      <w:proofErr w:type="gramStart"/>
      <w:r>
        <w:t>groups</w:t>
      </w:r>
      <w:proofErr w:type="gramEnd"/>
      <w:r>
        <w:t xml:space="preserve"> and institutions and (3) responsibility towards the research community and the public. The NESH guidelines provide a more general discussion of research ethics.</w:t>
      </w:r>
      <w:r>
        <w:rPr>
          <w:vertAlign w:val="superscript"/>
        </w:rPr>
        <w:t>2</w:t>
      </w:r>
      <w:r>
        <w:t xml:space="preserve"> Below, we highlight some aspects</w:t>
      </w:r>
      <w:r>
        <w:rPr>
          <w:spacing w:val="-3"/>
        </w:rPr>
        <w:t xml:space="preserve"> </w:t>
      </w:r>
      <w:r>
        <w:t>of</w:t>
      </w:r>
      <w:r>
        <w:rPr>
          <w:spacing w:val="-3"/>
        </w:rPr>
        <w:t xml:space="preserve"> </w:t>
      </w:r>
      <w:r>
        <w:t>the</w:t>
      </w:r>
      <w:r>
        <w:rPr>
          <w:spacing w:val="-3"/>
        </w:rPr>
        <w:t xml:space="preserve"> </w:t>
      </w:r>
      <w:r>
        <w:t>ethical</w:t>
      </w:r>
      <w:r>
        <w:rPr>
          <w:spacing w:val="-4"/>
        </w:rPr>
        <w:t xml:space="preserve"> </w:t>
      </w:r>
      <w:r>
        <w:t>guidelines by</w:t>
      </w:r>
      <w:r>
        <w:rPr>
          <w:spacing w:val="-1"/>
        </w:rPr>
        <w:t xml:space="preserve"> </w:t>
      </w:r>
      <w:r>
        <w:t>NESH</w:t>
      </w:r>
      <w:r>
        <w:rPr>
          <w:spacing w:val="-4"/>
        </w:rPr>
        <w:t xml:space="preserve"> </w:t>
      </w:r>
      <w:r>
        <w:t>that</w:t>
      </w:r>
      <w:r>
        <w:rPr>
          <w:spacing w:val="-1"/>
        </w:rPr>
        <w:t xml:space="preserve"> </w:t>
      </w:r>
      <w:r>
        <w:t>deserve particular</w:t>
      </w:r>
      <w:r>
        <w:rPr>
          <w:spacing w:val="-4"/>
        </w:rPr>
        <w:t xml:space="preserve"> </w:t>
      </w:r>
      <w:r>
        <w:t>attention</w:t>
      </w:r>
      <w:r>
        <w:rPr>
          <w:spacing w:val="-2"/>
        </w:rPr>
        <w:t xml:space="preserve"> </w:t>
      </w:r>
      <w:r>
        <w:t>in</w:t>
      </w:r>
      <w:r>
        <w:rPr>
          <w:spacing w:val="-2"/>
        </w:rPr>
        <w:t xml:space="preserve"> </w:t>
      </w:r>
      <w:r>
        <w:t>the context</w:t>
      </w:r>
      <w:r>
        <w:rPr>
          <w:spacing w:val="-3"/>
        </w:rPr>
        <w:t xml:space="preserve"> </w:t>
      </w:r>
      <w:r>
        <w:t>of</w:t>
      </w:r>
      <w:r>
        <w:rPr>
          <w:spacing w:val="-1"/>
        </w:rPr>
        <w:t xml:space="preserve"> </w:t>
      </w:r>
      <w:r>
        <w:t>CMI’s research and operational environment.</w:t>
      </w:r>
    </w:p>
    <w:p w14:paraId="50CE048D" w14:textId="77777777" w:rsidR="00E73334" w:rsidRDefault="00D7774C">
      <w:pPr>
        <w:pStyle w:val="Overskrift2"/>
        <w:spacing w:before="164"/>
      </w:pPr>
      <w:bookmarkStart w:id="7" w:name="_bookmark3"/>
      <w:bookmarkStart w:id="8" w:name="_Toc129871198"/>
      <w:bookmarkEnd w:id="7"/>
      <w:r>
        <w:rPr>
          <w:color w:val="2E5395"/>
        </w:rPr>
        <w:t>General</w:t>
      </w:r>
      <w:r>
        <w:rPr>
          <w:color w:val="2E5395"/>
          <w:spacing w:val="-6"/>
        </w:rPr>
        <w:t xml:space="preserve"> </w:t>
      </w:r>
      <w:r>
        <w:rPr>
          <w:color w:val="2E5395"/>
        </w:rPr>
        <w:t>ethics</w:t>
      </w:r>
      <w:r>
        <w:rPr>
          <w:color w:val="2E5395"/>
          <w:spacing w:val="-7"/>
        </w:rPr>
        <w:t xml:space="preserve"> </w:t>
      </w:r>
      <w:r>
        <w:rPr>
          <w:color w:val="2E5395"/>
        </w:rPr>
        <w:t>of</w:t>
      </w:r>
      <w:r>
        <w:rPr>
          <w:color w:val="2E5395"/>
          <w:spacing w:val="-7"/>
        </w:rPr>
        <w:t xml:space="preserve"> </w:t>
      </w:r>
      <w:r>
        <w:rPr>
          <w:color w:val="2E5395"/>
          <w:spacing w:val="-2"/>
        </w:rPr>
        <w:t>research</w:t>
      </w:r>
      <w:bookmarkEnd w:id="8"/>
    </w:p>
    <w:p w14:paraId="0A917582" w14:textId="77777777" w:rsidR="00E73334" w:rsidRDefault="00D7774C">
      <w:pPr>
        <w:pStyle w:val="Brdtekst"/>
        <w:spacing w:before="20" w:line="259" w:lineRule="auto"/>
        <w:ind w:right="122"/>
      </w:pPr>
      <w:r>
        <w:rPr>
          <w:b/>
        </w:rPr>
        <w:t xml:space="preserve">Norms and values of research: </w:t>
      </w:r>
      <w:r>
        <w:t>The most critical principle of science is the pursuit of truth. While research can never fully achieve this goal, this principle has intrinsic value itself. Different academic disciplines</w:t>
      </w:r>
      <w:r>
        <w:rPr>
          <w:spacing w:val="-1"/>
        </w:rPr>
        <w:t xml:space="preserve"> </w:t>
      </w:r>
      <w:r>
        <w:t>and</w:t>
      </w:r>
      <w:r>
        <w:rPr>
          <w:spacing w:val="-3"/>
        </w:rPr>
        <w:t xml:space="preserve"> </w:t>
      </w:r>
      <w:r>
        <w:t>approaches</w:t>
      </w:r>
      <w:r>
        <w:rPr>
          <w:spacing w:val="-3"/>
        </w:rPr>
        <w:t xml:space="preserve"> </w:t>
      </w:r>
      <w:r>
        <w:t>may</w:t>
      </w:r>
      <w:r>
        <w:rPr>
          <w:spacing w:val="-4"/>
        </w:rPr>
        <w:t xml:space="preserve"> </w:t>
      </w:r>
      <w:r>
        <w:t>arrive</w:t>
      </w:r>
      <w:r>
        <w:rPr>
          <w:spacing w:val="-1"/>
        </w:rPr>
        <w:t xml:space="preserve"> </w:t>
      </w:r>
      <w:r>
        <w:t>at</w:t>
      </w:r>
      <w:r>
        <w:rPr>
          <w:spacing w:val="-5"/>
        </w:rPr>
        <w:t xml:space="preserve"> </w:t>
      </w:r>
      <w:r>
        <w:t>different,</w:t>
      </w:r>
      <w:r>
        <w:rPr>
          <w:spacing w:val="-2"/>
        </w:rPr>
        <w:t xml:space="preserve"> </w:t>
      </w:r>
      <w:r>
        <w:t>yet</w:t>
      </w:r>
      <w:r>
        <w:rPr>
          <w:spacing w:val="-4"/>
        </w:rPr>
        <w:t xml:space="preserve"> </w:t>
      </w:r>
      <w:r>
        <w:t>reasonable</w:t>
      </w:r>
      <w:r>
        <w:rPr>
          <w:spacing w:val="-5"/>
        </w:rPr>
        <w:t xml:space="preserve"> </w:t>
      </w:r>
      <w:r>
        <w:t>interpretations</w:t>
      </w:r>
      <w:r>
        <w:rPr>
          <w:spacing w:val="-4"/>
        </w:rPr>
        <w:t xml:space="preserve"> </w:t>
      </w:r>
      <w:r>
        <w:t>of</w:t>
      </w:r>
      <w:r>
        <w:rPr>
          <w:spacing w:val="-2"/>
        </w:rPr>
        <w:t xml:space="preserve"> </w:t>
      </w:r>
      <w:r>
        <w:t>the</w:t>
      </w:r>
      <w:r>
        <w:rPr>
          <w:spacing w:val="-4"/>
        </w:rPr>
        <w:t xml:space="preserve"> </w:t>
      </w:r>
      <w:r>
        <w:t>same</w:t>
      </w:r>
      <w:r>
        <w:rPr>
          <w:spacing w:val="-4"/>
        </w:rPr>
        <w:t xml:space="preserve"> </w:t>
      </w:r>
      <w:r>
        <w:t>material. An explicit reflection on assumptions and limitations of the chosen approach are paramount.</w:t>
      </w:r>
    </w:p>
    <w:p w14:paraId="0955BF5E" w14:textId="77777777" w:rsidR="00E73334" w:rsidRDefault="00D7774C">
      <w:pPr>
        <w:pStyle w:val="Listeavsnitt"/>
        <w:numPr>
          <w:ilvl w:val="0"/>
          <w:numId w:val="3"/>
        </w:numPr>
        <w:tabs>
          <w:tab w:val="left" w:pos="820"/>
          <w:tab w:val="left" w:pos="821"/>
        </w:tabs>
        <w:spacing w:before="161" w:line="259" w:lineRule="auto"/>
        <w:ind w:right="665"/>
      </w:pPr>
      <w:r>
        <w:rPr>
          <w:i/>
        </w:rPr>
        <w:t xml:space="preserve">Question you can ask yourself: </w:t>
      </w:r>
      <w:r>
        <w:t>Can I defend the interpretation of my results and the presentations</w:t>
      </w:r>
      <w:r>
        <w:rPr>
          <w:spacing w:val="-3"/>
        </w:rPr>
        <w:t xml:space="preserve"> </w:t>
      </w:r>
      <w:r>
        <w:t>of</w:t>
      </w:r>
      <w:r>
        <w:rPr>
          <w:spacing w:val="-3"/>
        </w:rPr>
        <w:t xml:space="preserve"> </w:t>
      </w:r>
      <w:r>
        <w:t>my</w:t>
      </w:r>
      <w:r>
        <w:rPr>
          <w:spacing w:val="-3"/>
        </w:rPr>
        <w:t xml:space="preserve"> </w:t>
      </w:r>
      <w:r>
        <w:t>findings</w:t>
      </w:r>
      <w:r>
        <w:rPr>
          <w:spacing w:val="-2"/>
        </w:rPr>
        <w:t xml:space="preserve"> </w:t>
      </w:r>
      <w:r>
        <w:t>with</w:t>
      </w:r>
      <w:r>
        <w:rPr>
          <w:spacing w:val="-3"/>
        </w:rPr>
        <w:t xml:space="preserve"> </w:t>
      </w:r>
      <w:r>
        <w:t>a</w:t>
      </w:r>
      <w:r>
        <w:rPr>
          <w:spacing w:val="-3"/>
        </w:rPr>
        <w:t xml:space="preserve"> </w:t>
      </w:r>
      <w:r>
        <w:t>reasonable</w:t>
      </w:r>
      <w:r>
        <w:rPr>
          <w:spacing w:val="-2"/>
        </w:rPr>
        <w:t xml:space="preserve"> </w:t>
      </w:r>
      <w:r>
        <w:t>set</w:t>
      </w:r>
      <w:r>
        <w:rPr>
          <w:spacing w:val="-3"/>
        </w:rPr>
        <w:t xml:space="preserve"> </w:t>
      </w:r>
      <w:r>
        <w:t>of</w:t>
      </w:r>
      <w:r>
        <w:rPr>
          <w:spacing w:val="-3"/>
        </w:rPr>
        <w:t xml:space="preserve"> </w:t>
      </w:r>
      <w:r>
        <w:t>assumptions?</w:t>
      </w:r>
      <w:r>
        <w:rPr>
          <w:spacing w:val="-3"/>
        </w:rPr>
        <w:t xml:space="preserve"> </w:t>
      </w:r>
      <w:r>
        <w:t>Am</w:t>
      </w:r>
      <w:r>
        <w:rPr>
          <w:spacing w:val="-3"/>
        </w:rPr>
        <w:t xml:space="preserve"> </w:t>
      </w:r>
      <w:r>
        <w:t>I</w:t>
      </w:r>
      <w:r>
        <w:rPr>
          <w:spacing w:val="-2"/>
        </w:rPr>
        <w:t xml:space="preserve"> </w:t>
      </w:r>
      <w:r>
        <w:t>explicit</w:t>
      </w:r>
      <w:r>
        <w:rPr>
          <w:spacing w:val="-3"/>
        </w:rPr>
        <w:t xml:space="preserve"> </w:t>
      </w:r>
      <w:r>
        <w:t>about</w:t>
      </w:r>
      <w:r>
        <w:rPr>
          <w:spacing w:val="-2"/>
        </w:rPr>
        <w:t xml:space="preserve"> </w:t>
      </w:r>
      <w:r>
        <w:t>the limitations of my research?</w:t>
      </w:r>
    </w:p>
    <w:p w14:paraId="399B2309" w14:textId="77777777" w:rsidR="00E73334" w:rsidRDefault="00D7774C">
      <w:pPr>
        <w:pStyle w:val="Brdtekst"/>
        <w:spacing w:before="159" w:line="259" w:lineRule="auto"/>
      </w:pPr>
      <w:r>
        <w:rPr>
          <w:b/>
        </w:rPr>
        <w:t>Freedom</w:t>
      </w:r>
      <w:r>
        <w:rPr>
          <w:b/>
          <w:spacing w:val="-1"/>
        </w:rPr>
        <w:t xml:space="preserve"> </w:t>
      </w:r>
      <w:r>
        <w:rPr>
          <w:b/>
        </w:rPr>
        <w:t>of</w:t>
      </w:r>
      <w:r>
        <w:rPr>
          <w:b/>
          <w:spacing w:val="-2"/>
        </w:rPr>
        <w:t xml:space="preserve"> </w:t>
      </w:r>
      <w:r>
        <w:rPr>
          <w:b/>
        </w:rPr>
        <w:t>research</w:t>
      </w:r>
      <w:r>
        <w:rPr>
          <w:b/>
          <w:spacing w:val="-2"/>
        </w:rPr>
        <w:t xml:space="preserve"> </w:t>
      </w:r>
      <w:r>
        <w:rPr>
          <w:b/>
        </w:rPr>
        <w:t>(p.</w:t>
      </w:r>
      <w:r>
        <w:rPr>
          <w:b/>
          <w:spacing w:val="-3"/>
        </w:rPr>
        <w:t xml:space="preserve"> </w:t>
      </w:r>
      <w:r>
        <w:rPr>
          <w:b/>
        </w:rPr>
        <w:t>33):</w:t>
      </w:r>
      <w:r>
        <w:rPr>
          <w:b/>
          <w:spacing w:val="-1"/>
        </w:rPr>
        <w:t xml:space="preserve"> </w:t>
      </w:r>
      <w:r>
        <w:t>In</w:t>
      </w:r>
      <w:r>
        <w:rPr>
          <w:spacing w:val="-2"/>
        </w:rPr>
        <w:t xml:space="preserve"> </w:t>
      </w:r>
      <w:r>
        <w:t>a</w:t>
      </w:r>
      <w:r>
        <w:rPr>
          <w:spacing w:val="-1"/>
        </w:rPr>
        <w:t xml:space="preserve"> </w:t>
      </w:r>
      <w:r>
        <w:t>politicized</w:t>
      </w:r>
      <w:r>
        <w:rPr>
          <w:spacing w:val="-1"/>
        </w:rPr>
        <w:t xml:space="preserve"> </w:t>
      </w:r>
      <w:r>
        <w:t>and</w:t>
      </w:r>
      <w:r>
        <w:rPr>
          <w:spacing w:val="-3"/>
        </w:rPr>
        <w:t xml:space="preserve"> </w:t>
      </w:r>
      <w:r>
        <w:t>economized</w:t>
      </w:r>
      <w:r>
        <w:rPr>
          <w:spacing w:val="-1"/>
        </w:rPr>
        <w:t xml:space="preserve"> </w:t>
      </w:r>
      <w:r>
        <w:t>world</w:t>
      </w:r>
      <w:r>
        <w:rPr>
          <w:spacing w:val="-3"/>
        </w:rPr>
        <w:t xml:space="preserve"> </w:t>
      </w:r>
      <w:r>
        <w:t>like</w:t>
      </w:r>
      <w:r>
        <w:rPr>
          <w:spacing w:val="-3"/>
        </w:rPr>
        <w:t xml:space="preserve"> </w:t>
      </w:r>
      <w:r>
        <w:t>ours,</w:t>
      </w:r>
      <w:r>
        <w:rPr>
          <w:spacing w:val="-1"/>
        </w:rPr>
        <w:t xml:space="preserve"> </w:t>
      </w:r>
      <w:r>
        <w:t>all</w:t>
      </w:r>
      <w:r>
        <w:rPr>
          <w:spacing w:val="-4"/>
        </w:rPr>
        <w:t xml:space="preserve"> </w:t>
      </w:r>
      <w:r>
        <w:t>researchers</w:t>
      </w:r>
      <w:r>
        <w:rPr>
          <w:spacing w:val="-3"/>
        </w:rPr>
        <w:t xml:space="preserve"> </w:t>
      </w:r>
      <w:r>
        <w:t>shall</w:t>
      </w:r>
      <w:r>
        <w:rPr>
          <w:spacing w:val="40"/>
        </w:rPr>
        <w:t xml:space="preserve"> </w:t>
      </w:r>
      <w:r>
        <w:t>take</w:t>
      </w:r>
      <w:r>
        <w:rPr>
          <w:spacing w:val="-3"/>
        </w:rPr>
        <w:t xml:space="preserve"> </w:t>
      </w:r>
      <w:r>
        <w:t xml:space="preserve">a clear stance to preserve the freedom and independence of research, especially when the topic is controversial and polarized or when political, </w:t>
      </w:r>
      <w:proofErr w:type="gramStart"/>
      <w:r>
        <w:t>strategic</w:t>
      </w:r>
      <w:proofErr w:type="gramEnd"/>
      <w:r>
        <w:t xml:space="preserve"> and commercial considerations impose pressure and constraints on research.</w:t>
      </w:r>
    </w:p>
    <w:p w14:paraId="0F9BD85B" w14:textId="77777777" w:rsidR="00E73334" w:rsidRDefault="00E73334">
      <w:pPr>
        <w:pStyle w:val="Brdtekst"/>
        <w:ind w:left="0"/>
        <w:rPr>
          <w:sz w:val="20"/>
        </w:rPr>
      </w:pPr>
    </w:p>
    <w:p w14:paraId="38BA2D6D" w14:textId="77777777" w:rsidR="00AB1395" w:rsidRDefault="00AB1395" w:rsidP="00AB1395">
      <w:pPr>
        <w:pStyle w:val="Listeavsnitt"/>
        <w:numPr>
          <w:ilvl w:val="0"/>
          <w:numId w:val="3"/>
        </w:numPr>
        <w:tabs>
          <w:tab w:val="left" w:pos="820"/>
          <w:tab w:val="left" w:pos="821"/>
        </w:tabs>
        <w:spacing w:before="79"/>
        <w:ind w:hanging="361"/>
      </w:pPr>
      <w:r>
        <w:rPr>
          <w:i/>
        </w:rPr>
        <w:t>Questions:</w:t>
      </w:r>
      <w:r>
        <w:rPr>
          <w:i/>
          <w:spacing w:val="-5"/>
        </w:rPr>
        <w:t xml:space="preserve"> </w:t>
      </w:r>
      <w:r>
        <w:t>Do</w:t>
      </w:r>
      <w:r>
        <w:rPr>
          <w:spacing w:val="-1"/>
        </w:rPr>
        <w:t xml:space="preserve"> </w:t>
      </w:r>
      <w:r>
        <w:t>I</w:t>
      </w:r>
      <w:r>
        <w:rPr>
          <w:spacing w:val="-2"/>
        </w:rPr>
        <w:t xml:space="preserve"> </w:t>
      </w:r>
      <w:r>
        <w:t>feel</w:t>
      </w:r>
      <w:r>
        <w:rPr>
          <w:spacing w:val="-4"/>
        </w:rPr>
        <w:t xml:space="preserve"> </w:t>
      </w:r>
      <w:r>
        <w:t>that</w:t>
      </w:r>
      <w:r>
        <w:rPr>
          <w:spacing w:val="-2"/>
        </w:rPr>
        <w:t xml:space="preserve"> </w:t>
      </w:r>
      <w:r>
        <w:t>conflicts</w:t>
      </w:r>
      <w:r>
        <w:rPr>
          <w:spacing w:val="-2"/>
        </w:rPr>
        <w:t xml:space="preserve"> </w:t>
      </w:r>
      <w:r>
        <w:t>of</w:t>
      </w:r>
      <w:r>
        <w:rPr>
          <w:spacing w:val="-5"/>
        </w:rPr>
        <w:t xml:space="preserve"> </w:t>
      </w:r>
      <w:r>
        <w:t>interest</w:t>
      </w:r>
      <w:r>
        <w:rPr>
          <w:spacing w:val="-2"/>
        </w:rPr>
        <w:t xml:space="preserve"> </w:t>
      </w:r>
      <w:r>
        <w:t>affect</w:t>
      </w:r>
      <w:r>
        <w:rPr>
          <w:spacing w:val="-4"/>
        </w:rPr>
        <w:t xml:space="preserve"> </w:t>
      </w:r>
      <w:r>
        <w:t>the</w:t>
      </w:r>
      <w:r>
        <w:rPr>
          <w:spacing w:val="-4"/>
        </w:rPr>
        <w:t xml:space="preserve"> </w:t>
      </w:r>
      <w:r>
        <w:t>integrity</w:t>
      </w:r>
      <w:r>
        <w:rPr>
          <w:spacing w:val="-4"/>
        </w:rPr>
        <w:t xml:space="preserve"> </w:t>
      </w:r>
      <w:r>
        <w:t>of</w:t>
      </w:r>
      <w:r>
        <w:rPr>
          <w:spacing w:val="-5"/>
        </w:rPr>
        <w:t xml:space="preserve"> </w:t>
      </w:r>
      <w:r>
        <w:t>my</w:t>
      </w:r>
      <w:r>
        <w:rPr>
          <w:spacing w:val="-1"/>
        </w:rPr>
        <w:t xml:space="preserve"> </w:t>
      </w:r>
      <w:r>
        <w:rPr>
          <w:spacing w:val="-2"/>
        </w:rPr>
        <w:t>research?</w:t>
      </w:r>
    </w:p>
    <w:p w14:paraId="7FEC8FFF" w14:textId="315D1C21" w:rsidR="00AB1395" w:rsidRDefault="00AB1395">
      <w:pPr>
        <w:pStyle w:val="Brdtekst"/>
        <w:ind w:left="0"/>
        <w:rPr>
          <w:sz w:val="20"/>
        </w:rPr>
      </w:pPr>
    </w:p>
    <w:p w14:paraId="5C0CE671" w14:textId="75F16FB0" w:rsidR="00AB1395" w:rsidRDefault="00AB1395">
      <w:pPr>
        <w:pStyle w:val="Brdtekst"/>
        <w:ind w:left="0"/>
        <w:rPr>
          <w:sz w:val="20"/>
        </w:rPr>
      </w:pPr>
    </w:p>
    <w:p w14:paraId="4A56AFB1" w14:textId="7A9F03C5" w:rsidR="00AB1395" w:rsidRDefault="00AB1395">
      <w:pPr>
        <w:pStyle w:val="Brdtekst"/>
        <w:ind w:left="0"/>
        <w:rPr>
          <w:sz w:val="20"/>
        </w:rPr>
      </w:pPr>
    </w:p>
    <w:p w14:paraId="4160A10A" w14:textId="330EDBDE" w:rsidR="00AB1395" w:rsidRDefault="00AB1395">
      <w:pPr>
        <w:pStyle w:val="Brdtekst"/>
        <w:ind w:left="0"/>
        <w:rPr>
          <w:sz w:val="20"/>
        </w:rPr>
      </w:pPr>
    </w:p>
    <w:p w14:paraId="5C15A851" w14:textId="45E70F01" w:rsidR="00AB1395" w:rsidRDefault="00AB1395">
      <w:pPr>
        <w:pStyle w:val="Brdtekst"/>
        <w:ind w:left="0"/>
        <w:rPr>
          <w:sz w:val="20"/>
        </w:rPr>
      </w:pPr>
    </w:p>
    <w:p w14:paraId="4C378290" w14:textId="0898A90E" w:rsidR="00AB1395" w:rsidRDefault="00AB1395">
      <w:pPr>
        <w:pStyle w:val="Brdtekst"/>
        <w:ind w:left="0"/>
        <w:rPr>
          <w:sz w:val="20"/>
        </w:rPr>
      </w:pPr>
    </w:p>
    <w:p w14:paraId="639A3049" w14:textId="2D3B552F" w:rsidR="00AB1395" w:rsidRDefault="00AB1395">
      <w:pPr>
        <w:pStyle w:val="Brdtekst"/>
        <w:ind w:left="0"/>
        <w:rPr>
          <w:sz w:val="20"/>
        </w:rPr>
      </w:pPr>
    </w:p>
    <w:p w14:paraId="583FBECB" w14:textId="20875FF8" w:rsidR="00AB1395" w:rsidRDefault="00AB1395">
      <w:pPr>
        <w:pStyle w:val="Brdtekst"/>
        <w:ind w:left="0"/>
        <w:rPr>
          <w:sz w:val="20"/>
        </w:rPr>
      </w:pPr>
    </w:p>
    <w:p w14:paraId="047967FE" w14:textId="77777777" w:rsidR="00AB1395" w:rsidRDefault="00AB1395">
      <w:pPr>
        <w:pStyle w:val="Brdtekst"/>
        <w:ind w:left="0"/>
        <w:rPr>
          <w:sz w:val="20"/>
        </w:rPr>
      </w:pPr>
    </w:p>
    <w:p w14:paraId="68C7C47E" w14:textId="27257073" w:rsidR="00E73334" w:rsidRDefault="00033E17">
      <w:pPr>
        <w:pStyle w:val="Brdtekst"/>
        <w:spacing w:before="11"/>
        <w:ind w:left="0"/>
        <w:rPr>
          <w:sz w:val="21"/>
        </w:rPr>
      </w:pPr>
      <w:r>
        <w:rPr>
          <w:noProof/>
        </w:rPr>
        <mc:AlternateContent>
          <mc:Choice Requires="wps">
            <w:drawing>
              <wp:anchor distT="0" distB="0" distL="0" distR="0" simplePos="0" relativeHeight="251658241" behindDoc="1" locked="0" layoutInCell="1" allowOverlap="1" wp14:anchorId="55756BFF" wp14:editId="48134AB2">
                <wp:simplePos x="0" y="0"/>
                <wp:positionH relativeFrom="page">
                  <wp:posOffset>914400</wp:posOffset>
                </wp:positionH>
                <wp:positionV relativeFrom="paragraph">
                  <wp:posOffset>185420</wp:posOffset>
                </wp:positionV>
                <wp:extent cx="1828800" cy="8890"/>
                <wp:effectExtent l="0" t="0" r="0" b="0"/>
                <wp:wrapTopAndBottom/>
                <wp:docPr id="173394004"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76925C" id="docshape2" o:spid="_x0000_s1026" style="position:absolute;margin-left:1in;margin-top:14.6pt;width:2in;height:.7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" fillcolor="black" stroked="f">
                <w10:wrap type="topAndBottom" anchorx="page"/>
              </v:rect>
            </w:pict>
          </mc:Fallback>
        </mc:AlternateContent>
      </w:r>
    </w:p>
    <w:p w14:paraId="52CA00C5" w14:textId="77777777" w:rsidR="00E73334" w:rsidRDefault="00D7774C">
      <w:pPr>
        <w:spacing w:before="102"/>
        <w:ind w:left="100" w:right="148"/>
        <w:rPr>
          <w:sz w:val="20"/>
        </w:rPr>
      </w:pPr>
      <w:r>
        <w:rPr>
          <w:sz w:val="20"/>
          <w:vertAlign w:val="superscript"/>
        </w:rPr>
        <w:t>2</w:t>
      </w:r>
      <w:r>
        <w:rPr>
          <w:sz w:val="20"/>
        </w:rPr>
        <w:t xml:space="preserve"> The guidelines are available at https:/</w:t>
      </w:r>
      <w:hyperlink r:id="rId14">
        <w:r>
          <w:rPr>
            <w:sz w:val="20"/>
          </w:rPr>
          <w:t>/w</w:t>
        </w:r>
      </w:hyperlink>
      <w:r>
        <w:rPr>
          <w:sz w:val="20"/>
        </w:rPr>
        <w:t>w</w:t>
      </w:r>
      <w:hyperlink r:id="rId15">
        <w:r>
          <w:rPr>
            <w:sz w:val="20"/>
          </w:rPr>
          <w:t>w.etikkom.no/en/.</w:t>
        </w:r>
      </w:hyperlink>
      <w:r>
        <w:rPr>
          <w:sz w:val="20"/>
        </w:rPr>
        <w:t xml:space="preserve"> For research of medical or health related character there</w:t>
      </w:r>
      <w:r>
        <w:rPr>
          <w:spacing w:val="-4"/>
          <w:sz w:val="20"/>
        </w:rPr>
        <w:t xml:space="preserve"> </w:t>
      </w:r>
      <w:r>
        <w:rPr>
          <w:sz w:val="20"/>
        </w:rPr>
        <w:t>are</w:t>
      </w:r>
      <w:r>
        <w:rPr>
          <w:spacing w:val="-4"/>
          <w:sz w:val="20"/>
        </w:rPr>
        <w:t xml:space="preserve"> </w:t>
      </w:r>
      <w:r>
        <w:rPr>
          <w:sz w:val="20"/>
        </w:rPr>
        <w:t>specific</w:t>
      </w:r>
      <w:r>
        <w:rPr>
          <w:spacing w:val="-3"/>
          <w:sz w:val="20"/>
        </w:rPr>
        <w:t xml:space="preserve"> </w:t>
      </w:r>
      <w:r>
        <w:rPr>
          <w:sz w:val="20"/>
        </w:rPr>
        <w:t>ethical</w:t>
      </w:r>
      <w:r>
        <w:rPr>
          <w:spacing w:val="-3"/>
          <w:sz w:val="20"/>
        </w:rPr>
        <w:t xml:space="preserve"> </w:t>
      </w:r>
      <w:r>
        <w:rPr>
          <w:sz w:val="20"/>
        </w:rPr>
        <w:t>guidelines,</w:t>
      </w:r>
      <w:r>
        <w:rPr>
          <w:spacing w:val="-3"/>
          <w:sz w:val="20"/>
        </w:rPr>
        <w:t xml:space="preserve"> </w:t>
      </w:r>
      <w:r>
        <w:rPr>
          <w:sz w:val="20"/>
        </w:rPr>
        <w:t>herewith</w:t>
      </w:r>
      <w:r>
        <w:rPr>
          <w:spacing w:val="-3"/>
          <w:sz w:val="20"/>
        </w:rPr>
        <w:t xml:space="preserve"> </w:t>
      </w:r>
      <w:r>
        <w:rPr>
          <w:sz w:val="20"/>
        </w:rPr>
        <w:t>collecting</w:t>
      </w:r>
      <w:r>
        <w:rPr>
          <w:spacing w:val="-4"/>
          <w:sz w:val="20"/>
        </w:rPr>
        <w:t xml:space="preserve"> </w:t>
      </w:r>
      <w:r>
        <w:rPr>
          <w:sz w:val="20"/>
        </w:rPr>
        <w:t>necessary</w:t>
      </w:r>
      <w:r>
        <w:rPr>
          <w:spacing w:val="-3"/>
          <w:sz w:val="20"/>
        </w:rPr>
        <w:t xml:space="preserve"> </w:t>
      </w:r>
      <w:r>
        <w:rPr>
          <w:sz w:val="20"/>
        </w:rPr>
        <w:t>approval</w:t>
      </w:r>
      <w:r>
        <w:rPr>
          <w:spacing w:val="-3"/>
          <w:sz w:val="20"/>
        </w:rPr>
        <w:t xml:space="preserve"> </w:t>
      </w:r>
      <w:r>
        <w:rPr>
          <w:sz w:val="20"/>
        </w:rPr>
        <w:t>from</w:t>
      </w:r>
      <w:r>
        <w:rPr>
          <w:spacing w:val="-4"/>
          <w:sz w:val="20"/>
        </w:rPr>
        <w:t xml:space="preserve"> </w:t>
      </w:r>
      <w:r>
        <w:rPr>
          <w:sz w:val="20"/>
        </w:rPr>
        <w:t>Regional</w:t>
      </w:r>
      <w:r>
        <w:rPr>
          <w:spacing w:val="-3"/>
          <w:sz w:val="20"/>
        </w:rPr>
        <w:t xml:space="preserve"> </w:t>
      </w:r>
      <w:r>
        <w:rPr>
          <w:sz w:val="20"/>
        </w:rPr>
        <w:t>Committees</w:t>
      </w:r>
      <w:r>
        <w:rPr>
          <w:spacing w:val="-3"/>
          <w:sz w:val="20"/>
        </w:rPr>
        <w:t xml:space="preserve"> </w:t>
      </w:r>
      <w:r>
        <w:rPr>
          <w:sz w:val="20"/>
        </w:rPr>
        <w:t>for</w:t>
      </w:r>
      <w:r>
        <w:rPr>
          <w:spacing w:val="-3"/>
          <w:sz w:val="20"/>
        </w:rPr>
        <w:t xml:space="preserve"> </w:t>
      </w:r>
      <w:r>
        <w:rPr>
          <w:sz w:val="20"/>
        </w:rPr>
        <w:t>Medical and Health Research Ethics (REK).</w:t>
      </w:r>
    </w:p>
    <w:p w14:paraId="2A8C6E18" w14:textId="77777777" w:rsidR="00E73334" w:rsidRDefault="00E73334">
      <w:pPr>
        <w:rPr>
          <w:sz w:val="20"/>
        </w:rPr>
        <w:sectPr w:rsidR="00E73334">
          <w:pgSz w:w="12240" w:h="15840"/>
          <w:pgMar w:top="1400" w:right="1320" w:bottom="280" w:left="1340" w:header="720" w:footer="720" w:gutter="0"/>
          <w:cols w:space="720"/>
        </w:sectPr>
      </w:pPr>
    </w:p>
    <w:p w14:paraId="04FC501B" w14:textId="77777777" w:rsidR="00E73334" w:rsidRDefault="00D7774C">
      <w:pPr>
        <w:pStyle w:val="Overskrift2"/>
        <w:spacing w:before="184"/>
      </w:pPr>
      <w:bookmarkStart w:id="9" w:name="_bookmark4"/>
      <w:bookmarkStart w:id="10" w:name="_Toc129871199"/>
      <w:bookmarkEnd w:id="9"/>
      <w:r>
        <w:rPr>
          <w:color w:val="2E5395"/>
        </w:rPr>
        <w:lastRenderedPageBreak/>
        <w:t>Respect</w:t>
      </w:r>
      <w:r>
        <w:rPr>
          <w:color w:val="2E5395"/>
          <w:spacing w:val="-8"/>
        </w:rPr>
        <w:t xml:space="preserve"> </w:t>
      </w:r>
      <w:r>
        <w:rPr>
          <w:color w:val="2E5395"/>
        </w:rPr>
        <w:t>for</w:t>
      </w:r>
      <w:r>
        <w:rPr>
          <w:color w:val="2E5395"/>
          <w:spacing w:val="-8"/>
        </w:rPr>
        <w:t xml:space="preserve"> </w:t>
      </w:r>
      <w:r>
        <w:rPr>
          <w:color w:val="2E5395"/>
        </w:rPr>
        <w:t>individuals</w:t>
      </w:r>
      <w:r>
        <w:rPr>
          <w:color w:val="2E5395"/>
          <w:spacing w:val="-4"/>
        </w:rPr>
        <w:t xml:space="preserve"> </w:t>
      </w:r>
      <w:r>
        <w:rPr>
          <w:color w:val="2E5395"/>
        </w:rPr>
        <w:t>and</w:t>
      </w:r>
      <w:r>
        <w:rPr>
          <w:color w:val="2E5395"/>
          <w:spacing w:val="-9"/>
        </w:rPr>
        <w:t xml:space="preserve"> </w:t>
      </w:r>
      <w:r>
        <w:rPr>
          <w:color w:val="2E5395"/>
          <w:spacing w:val="-2"/>
        </w:rPr>
        <w:t>groups</w:t>
      </w:r>
      <w:bookmarkEnd w:id="10"/>
    </w:p>
    <w:p w14:paraId="5E99C05F" w14:textId="77777777" w:rsidR="00E73334" w:rsidRDefault="00D7774C">
      <w:pPr>
        <w:pStyle w:val="Brdtekst"/>
        <w:spacing w:before="23" w:line="259" w:lineRule="auto"/>
        <w:ind w:right="122"/>
      </w:pPr>
      <w:r>
        <w:rPr>
          <w:b/>
          <w:i/>
        </w:rPr>
        <w:t xml:space="preserve">Human Dignity and avoidance of harm: </w:t>
      </w:r>
      <w:r>
        <w:t xml:space="preserve">Researchers must always respect the dignity of individuals by protecting personal integrity, preserving individual freedom, respecting privacy and family </w:t>
      </w:r>
      <w:proofErr w:type="gramStart"/>
      <w:r>
        <w:t>life</w:t>
      </w:r>
      <w:proofErr w:type="gramEnd"/>
      <w:r>
        <w:t xml:space="preserve"> and avoiding harm and unreasonable strain. Research involving vulnerable groups (e.g., refugees and displaced persons, victims of violence, minorities), exposed groups (e.g., opposition politicians, regime critics,</w:t>
      </w:r>
      <w:r>
        <w:rPr>
          <w:spacing w:val="-3"/>
        </w:rPr>
        <w:t xml:space="preserve"> </w:t>
      </w:r>
      <w:r>
        <w:t>anti-establishment</w:t>
      </w:r>
      <w:r>
        <w:rPr>
          <w:spacing w:val="-5"/>
        </w:rPr>
        <w:t xml:space="preserve"> </w:t>
      </w:r>
      <w:r>
        <w:t>social</w:t>
      </w:r>
      <w:r>
        <w:rPr>
          <w:spacing w:val="-6"/>
        </w:rPr>
        <w:t xml:space="preserve"> </w:t>
      </w:r>
      <w:r>
        <w:t>movements)</w:t>
      </w:r>
      <w:r>
        <w:rPr>
          <w:spacing w:val="-4"/>
        </w:rPr>
        <w:t xml:space="preserve"> </w:t>
      </w:r>
      <w:r>
        <w:t>must</w:t>
      </w:r>
      <w:r>
        <w:rPr>
          <w:spacing w:val="-3"/>
        </w:rPr>
        <w:t xml:space="preserve"> </w:t>
      </w:r>
      <w:r>
        <w:t>take</w:t>
      </w:r>
      <w:r>
        <w:rPr>
          <w:spacing w:val="-2"/>
        </w:rPr>
        <w:t xml:space="preserve"> </w:t>
      </w:r>
      <w:r>
        <w:t>measures</w:t>
      </w:r>
      <w:r>
        <w:rPr>
          <w:spacing w:val="-6"/>
        </w:rPr>
        <w:t xml:space="preserve"> </w:t>
      </w:r>
      <w:r>
        <w:t>to</w:t>
      </w:r>
      <w:r>
        <w:rPr>
          <w:spacing w:val="-2"/>
        </w:rPr>
        <w:t xml:space="preserve"> </w:t>
      </w:r>
      <w:r>
        <w:t>avoid</w:t>
      </w:r>
      <w:r>
        <w:rPr>
          <w:spacing w:val="-4"/>
        </w:rPr>
        <w:t xml:space="preserve"> </w:t>
      </w:r>
      <w:r>
        <w:t>negative</w:t>
      </w:r>
      <w:r>
        <w:rPr>
          <w:spacing w:val="-2"/>
        </w:rPr>
        <w:t xml:space="preserve"> </w:t>
      </w:r>
      <w:r>
        <w:t>repercussions</w:t>
      </w:r>
      <w:r>
        <w:rPr>
          <w:spacing w:val="-3"/>
        </w:rPr>
        <w:t xml:space="preserve"> </w:t>
      </w:r>
      <w:r>
        <w:t>for</w:t>
      </w:r>
      <w:r>
        <w:rPr>
          <w:spacing w:val="-5"/>
        </w:rPr>
        <w:t xml:space="preserve"> </w:t>
      </w:r>
      <w:r>
        <w:t>on research subjects. In autocratic, regimes even speaking with a foreign researcher may bring research subjects</w:t>
      </w:r>
      <w:r>
        <w:rPr>
          <w:spacing w:val="-1"/>
        </w:rPr>
        <w:t xml:space="preserve"> </w:t>
      </w:r>
      <w:r>
        <w:t>into</w:t>
      </w:r>
      <w:r>
        <w:rPr>
          <w:spacing w:val="-1"/>
        </w:rPr>
        <w:t xml:space="preserve"> </w:t>
      </w:r>
      <w:r>
        <w:t>precarious</w:t>
      </w:r>
      <w:r>
        <w:rPr>
          <w:spacing w:val="-5"/>
        </w:rPr>
        <w:t xml:space="preserve"> </w:t>
      </w:r>
      <w:r>
        <w:t>situations.</w:t>
      </w:r>
      <w:r>
        <w:rPr>
          <w:spacing w:val="-2"/>
        </w:rPr>
        <w:t xml:space="preserve"> </w:t>
      </w:r>
      <w:r>
        <w:t>Besides,</w:t>
      </w:r>
      <w:r>
        <w:rPr>
          <w:spacing w:val="-3"/>
        </w:rPr>
        <w:t xml:space="preserve"> </w:t>
      </w:r>
      <w:r>
        <w:t>we</w:t>
      </w:r>
      <w:r>
        <w:rPr>
          <w:spacing w:val="-2"/>
        </w:rPr>
        <w:t xml:space="preserve"> </w:t>
      </w:r>
      <w:r>
        <w:t>need</w:t>
      </w:r>
      <w:r>
        <w:rPr>
          <w:spacing w:val="-3"/>
        </w:rPr>
        <w:t xml:space="preserve"> </w:t>
      </w:r>
      <w:r>
        <w:t>to</w:t>
      </w:r>
      <w:r>
        <w:rPr>
          <w:spacing w:val="-3"/>
        </w:rPr>
        <w:t xml:space="preserve"> </w:t>
      </w:r>
      <w:r>
        <w:t>make</w:t>
      </w:r>
      <w:r>
        <w:rPr>
          <w:spacing w:val="-1"/>
        </w:rPr>
        <w:t xml:space="preserve"> </w:t>
      </w:r>
      <w:r>
        <w:t>sure</w:t>
      </w:r>
      <w:r>
        <w:rPr>
          <w:spacing w:val="-4"/>
        </w:rPr>
        <w:t xml:space="preserve"> </w:t>
      </w:r>
      <w:r>
        <w:t>that</w:t>
      </w:r>
      <w:r>
        <w:rPr>
          <w:spacing w:val="-4"/>
        </w:rPr>
        <w:t xml:space="preserve"> </w:t>
      </w:r>
      <w:r>
        <w:t>our</w:t>
      </w:r>
      <w:r>
        <w:rPr>
          <w:spacing w:val="-2"/>
        </w:rPr>
        <w:t xml:space="preserve"> </w:t>
      </w:r>
      <w:r>
        <w:t>collaborators,</w:t>
      </w:r>
      <w:r>
        <w:rPr>
          <w:spacing w:val="-2"/>
        </w:rPr>
        <w:t xml:space="preserve"> </w:t>
      </w:r>
      <w:r>
        <w:t>assistants,</w:t>
      </w:r>
      <w:r>
        <w:rPr>
          <w:spacing w:val="-2"/>
        </w:rPr>
        <w:t xml:space="preserve"> </w:t>
      </w:r>
      <w:r>
        <w:t>and staff enjoy the same degree of protection.</w:t>
      </w:r>
    </w:p>
    <w:p w14:paraId="4B75EEED" w14:textId="77777777" w:rsidR="00E73334" w:rsidRDefault="00D7774C">
      <w:pPr>
        <w:pStyle w:val="Listeavsnitt"/>
        <w:numPr>
          <w:ilvl w:val="0"/>
          <w:numId w:val="3"/>
        </w:numPr>
        <w:tabs>
          <w:tab w:val="left" w:pos="821"/>
        </w:tabs>
        <w:spacing w:before="159" w:line="256" w:lineRule="auto"/>
        <w:ind w:right="292"/>
        <w:jc w:val="both"/>
      </w:pPr>
      <w:r>
        <w:rPr>
          <w:i/>
        </w:rPr>
        <w:t>Questions:</w:t>
      </w:r>
      <w:r>
        <w:rPr>
          <w:i/>
          <w:spacing w:val="-3"/>
        </w:rPr>
        <w:t xml:space="preserve"> </w:t>
      </w:r>
      <w:r>
        <w:t>How</w:t>
      </w:r>
      <w:r>
        <w:rPr>
          <w:spacing w:val="-1"/>
        </w:rPr>
        <w:t xml:space="preserve"> </w:t>
      </w:r>
      <w:r>
        <w:t>does</w:t>
      </w:r>
      <w:r>
        <w:rPr>
          <w:spacing w:val="-3"/>
        </w:rPr>
        <w:t xml:space="preserve"> </w:t>
      </w:r>
      <w:r>
        <w:t>my</w:t>
      </w:r>
      <w:r>
        <w:rPr>
          <w:spacing w:val="-2"/>
        </w:rPr>
        <w:t xml:space="preserve"> </w:t>
      </w:r>
      <w:r>
        <w:t>research</w:t>
      </w:r>
      <w:r>
        <w:rPr>
          <w:spacing w:val="-2"/>
        </w:rPr>
        <w:t xml:space="preserve"> </w:t>
      </w:r>
      <w:r>
        <w:t>affect</w:t>
      </w:r>
      <w:r>
        <w:rPr>
          <w:spacing w:val="-3"/>
        </w:rPr>
        <w:t xml:space="preserve"> </w:t>
      </w:r>
      <w:r>
        <w:t>the</w:t>
      </w:r>
      <w:r>
        <w:rPr>
          <w:spacing w:val="-4"/>
        </w:rPr>
        <w:t xml:space="preserve"> </w:t>
      </w:r>
      <w:r>
        <w:t>well-being</w:t>
      </w:r>
      <w:r>
        <w:rPr>
          <w:spacing w:val="-3"/>
        </w:rPr>
        <w:t xml:space="preserve"> </w:t>
      </w:r>
      <w:r>
        <w:t>of</w:t>
      </w:r>
      <w:r>
        <w:rPr>
          <w:spacing w:val="-2"/>
        </w:rPr>
        <w:t xml:space="preserve"> </w:t>
      </w:r>
      <w:r>
        <w:t>participants?</w:t>
      </w:r>
      <w:r>
        <w:rPr>
          <w:spacing w:val="-1"/>
        </w:rPr>
        <w:t xml:space="preserve"> </w:t>
      </w:r>
      <w:r>
        <w:t>How</w:t>
      </w:r>
      <w:r>
        <w:rPr>
          <w:spacing w:val="-4"/>
        </w:rPr>
        <w:t xml:space="preserve"> </w:t>
      </w:r>
      <w:r>
        <w:t>can</w:t>
      </w:r>
      <w:r>
        <w:rPr>
          <w:spacing w:val="-5"/>
        </w:rPr>
        <w:t xml:space="preserve"> </w:t>
      </w:r>
      <w:r>
        <w:t>I</w:t>
      </w:r>
      <w:r>
        <w:rPr>
          <w:spacing w:val="-2"/>
        </w:rPr>
        <w:t xml:space="preserve"> </w:t>
      </w:r>
      <w:r>
        <w:t>mitigate</w:t>
      </w:r>
      <w:r>
        <w:rPr>
          <w:spacing w:val="-1"/>
        </w:rPr>
        <w:t xml:space="preserve"> </w:t>
      </w:r>
      <w:r>
        <w:t>any adverse effects? Shall I consider a more indirect approach?</w:t>
      </w:r>
    </w:p>
    <w:p w14:paraId="065BE1F4" w14:textId="77777777" w:rsidR="00E73334" w:rsidRDefault="00D7774C">
      <w:pPr>
        <w:pStyle w:val="Brdtekst"/>
        <w:spacing w:before="165" w:line="259" w:lineRule="auto"/>
      </w:pPr>
      <w:r>
        <w:rPr>
          <w:b/>
          <w:i/>
        </w:rPr>
        <w:t>Privacy</w:t>
      </w:r>
      <w:r>
        <w:rPr>
          <w:b/>
          <w:i/>
          <w:spacing w:val="-4"/>
        </w:rPr>
        <w:t xml:space="preserve"> </w:t>
      </w:r>
      <w:r>
        <w:rPr>
          <w:b/>
          <w:i/>
        </w:rPr>
        <w:t>and</w:t>
      </w:r>
      <w:r>
        <w:rPr>
          <w:b/>
          <w:i/>
          <w:spacing w:val="-4"/>
        </w:rPr>
        <w:t xml:space="preserve"> </w:t>
      </w:r>
      <w:r>
        <w:rPr>
          <w:b/>
          <w:i/>
        </w:rPr>
        <w:t>data</w:t>
      </w:r>
      <w:r>
        <w:rPr>
          <w:b/>
          <w:i/>
          <w:spacing w:val="-1"/>
        </w:rPr>
        <w:t xml:space="preserve"> </w:t>
      </w:r>
      <w:r>
        <w:rPr>
          <w:b/>
          <w:i/>
        </w:rPr>
        <w:t>storage:</w:t>
      </w:r>
      <w:r>
        <w:rPr>
          <w:b/>
          <w:i/>
          <w:spacing w:val="-5"/>
        </w:rPr>
        <w:t xml:space="preserve"> </w:t>
      </w:r>
      <w:r>
        <w:t>From</w:t>
      </w:r>
      <w:r>
        <w:rPr>
          <w:spacing w:val="-4"/>
        </w:rPr>
        <w:t xml:space="preserve"> </w:t>
      </w:r>
      <w:r>
        <w:t>a</w:t>
      </w:r>
      <w:r>
        <w:rPr>
          <w:spacing w:val="-2"/>
        </w:rPr>
        <w:t xml:space="preserve"> </w:t>
      </w:r>
      <w:r>
        <w:t>legal</w:t>
      </w:r>
      <w:r>
        <w:rPr>
          <w:spacing w:val="-5"/>
        </w:rPr>
        <w:t xml:space="preserve"> </w:t>
      </w:r>
      <w:r>
        <w:t>perspective</w:t>
      </w:r>
      <w:r>
        <w:rPr>
          <w:spacing w:val="-1"/>
        </w:rPr>
        <w:t xml:space="preserve"> </w:t>
      </w:r>
      <w:r>
        <w:t>and</w:t>
      </w:r>
      <w:r>
        <w:rPr>
          <w:spacing w:val="-3"/>
        </w:rPr>
        <w:t xml:space="preserve"> </w:t>
      </w:r>
      <w:proofErr w:type="gramStart"/>
      <w:r>
        <w:t>in</w:t>
      </w:r>
      <w:r>
        <w:rPr>
          <w:spacing w:val="-2"/>
        </w:rPr>
        <w:t xml:space="preserve"> </w:t>
      </w:r>
      <w:r>
        <w:t>particular</w:t>
      </w:r>
      <w:r>
        <w:rPr>
          <w:spacing w:val="-3"/>
        </w:rPr>
        <w:t xml:space="preserve"> </w:t>
      </w:r>
      <w:r>
        <w:t>in</w:t>
      </w:r>
      <w:proofErr w:type="gramEnd"/>
      <w:r>
        <w:rPr>
          <w:spacing w:val="-2"/>
        </w:rPr>
        <w:t xml:space="preserve"> </w:t>
      </w:r>
      <w:r>
        <w:t>the</w:t>
      </w:r>
      <w:r>
        <w:rPr>
          <w:spacing w:val="-5"/>
        </w:rPr>
        <w:t xml:space="preserve"> </w:t>
      </w:r>
      <w:r>
        <w:t>current</w:t>
      </w:r>
      <w:r>
        <w:rPr>
          <w:spacing w:val="-2"/>
        </w:rPr>
        <w:t xml:space="preserve"> </w:t>
      </w:r>
      <w:r>
        <w:t>public</w:t>
      </w:r>
      <w:r>
        <w:rPr>
          <w:spacing w:val="-2"/>
        </w:rPr>
        <w:t xml:space="preserve"> </w:t>
      </w:r>
      <w:r>
        <w:t>debate,</w:t>
      </w:r>
      <w:r>
        <w:rPr>
          <w:spacing w:val="-4"/>
        </w:rPr>
        <w:t xml:space="preserve"> </w:t>
      </w:r>
      <w:r>
        <w:t>the protection of privacy is mainly linked to the collection, analysis and publication of personal data.</w:t>
      </w:r>
    </w:p>
    <w:p w14:paraId="0DF7F7AE" w14:textId="77777777" w:rsidR="00E73334" w:rsidRDefault="00D7774C">
      <w:pPr>
        <w:pStyle w:val="Brdtekst"/>
        <w:spacing w:line="259" w:lineRule="auto"/>
        <w:ind w:right="148"/>
      </w:pPr>
      <w:r>
        <w:t>However, privacy also has broader implications and researchers shall exercise caution and restraint when</w:t>
      </w:r>
      <w:r>
        <w:rPr>
          <w:spacing w:val="-2"/>
        </w:rPr>
        <w:t xml:space="preserve"> </w:t>
      </w:r>
      <w:r>
        <w:t>dignity,</w:t>
      </w:r>
      <w:r>
        <w:rPr>
          <w:spacing w:val="-4"/>
        </w:rPr>
        <w:t xml:space="preserve"> </w:t>
      </w:r>
      <w:r>
        <w:t>self-respect</w:t>
      </w:r>
      <w:r>
        <w:rPr>
          <w:spacing w:val="-3"/>
        </w:rPr>
        <w:t xml:space="preserve"> </w:t>
      </w:r>
      <w:r>
        <w:t>and</w:t>
      </w:r>
      <w:r>
        <w:rPr>
          <w:spacing w:val="-3"/>
        </w:rPr>
        <w:t xml:space="preserve"> </w:t>
      </w:r>
      <w:r>
        <w:t>other</w:t>
      </w:r>
      <w:r>
        <w:rPr>
          <w:spacing w:val="-5"/>
        </w:rPr>
        <w:t xml:space="preserve"> </w:t>
      </w:r>
      <w:r>
        <w:t>important</w:t>
      </w:r>
      <w:r>
        <w:rPr>
          <w:spacing w:val="-4"/>
        </w:rPr>
        <w:t xml:space="preserve"> </w:t>
      </w:r>
      <w:r>
        <w:t>values</w:t>
      </w:r>
      <w:r>
        <w:rPr>
          <w:spacing w:val="-5"/>
        </w:rPr>
        <w:t xml:space="preserve"> </w:t>
      </w:r>
      <w:r>
        <w:t>are</w:t>
      </w:r>
      <w:r>
        <w:rPr>
          <w:spacing w:val="-1"/>
        </w:rPr>
        <w:t xml:space="preserve"> </w:t>
      </w:r>
      <w:r>
        <w:t>at</w:t>
      </w:r>
      <w:r>
        <w:rPr>
          <w:spacing w:val="-5"/>
        </w:rPr>
        <w:t xml:space="preserve"> </w:t>
      </w:r>
      <w:r>
        <w:t>stake,</w:t>
      </w:r>
      <w:r>
        <w:rPr>
          <w:spacing w:val="-4"/>
        </w:rPr>
        <w:t xml:space="preserve"> </w:t>
      </w:r>
      <w:r>
        <w:t>when</w:t>
      </w:r>
      <w:r>
        <w:rPr>
          <w:spacing w:val="-2"/>
        </w:rPr>
        <w:t xml:space="preserve"> </w:t>
      </w:r>
      <w:r>
        <w:t>individuals</w:t>
      </w:r>
      <w:r>
        <w:rPr>
          <w:spacing w:val="-2"/>
        </w:rPr>
        <w:t xml:space="preserve"> </w:t>
      </w:r>
      <w:r>
        <w:t>have</w:t>
      </w:r>
      <w:r>
        <w:rPr>
          <w:spacing w:val="-1"/>
        </w:rPr>
        <w:t xml:space="preserve"> </w:t>
      </w:r>
      <w:r>
        <w:t>impaired</w:t>
      </w:r>
      <w:r>
        <w:rPr>
          <w:spacing w:val="-2"/>
        </w:rPr>
        <w:t xml:space="preserve"> </w:t>
      </w:r>
      <w:r>
        <w:t>or absent capacity, when individuals agree to be observed or share their opinions and when either participants or communities are identifiable as research objects.</w:t>
      </w:r>
    </w:p>
    <w:p w14:paraId="7CE57DDD" w14:textId="77777777" w:rsidR="00E73334" w:rsidRDefault="00D7774C">
      <w:pPr>
        <w:pStyle w:val="Brdtekst"/>
        <w:spacing w:before="158" w:line="259" w:lineRule="auto"/>
        <w:ind w:right="122"/>
      </w:pPr>
      <w:r>
        <w:t>Data related to identifiable individuals must be stored responsibly. Such data must not be stored any longer than what is necessary to achieve the objective for which it was collected. Data stored must not be</w:t>
      </w:r>
      <w:r>
        <w:rPr>
          <w:spacing w:val="-1"/>
        </w:rPr>
        <w:t xml:space="preserve"> </w:t>
      </w:r>
      <w:r>
        <w:t>identifiable,</w:t>
      </w:r>
      <w:r>
        <w:rPr>
          <w:spacing w:val="-2"/>
        </w:rPr>
        <w:t xml:space="preserve"> </w:t>
      </w:r>
      <w:proofErr w:type="gramStart"/>
      <w:r>
        <w:t>i.e.</w:t>
      </w:r>
      <w:proofErr w:type="gramEnd"/>
      <w:r>
        <w:rPr>
          <w:spacing w:val="-2"/>
        </w:rPr>
        <w:t xml:space="preserve"> </w:t>
      </w:r>
      <w:r>
        <w:t>identifiable</w:t>
      </w:r>
      <w:r>
        <w:rPr>
          <w:spacing w:val="-2"/>
        </w:rPr>
        <w:t xml:space="preserve"> </w:t>
      </w:r>
      <w:r>
        <w:t>information</w:t>
      </w:r>
      <w:r>
        <w:rPr>
          <w:spacing w:val="-3"/>
        </w:rPr>
        <w:t xml:space="preserve"> </w:t>
      </w:r>
      <w:r>
        <w:t>(e.g.</w:t>
      </w:r>
      <w:r>
        <w:rPr>
          <w:spacing w:val="-3"/>
        </w:rPr>
        <w:t xml:space="preserve"> </w:t>
      </w:r>
      <w:r>
        <w:t>names,</w:t>
      </w:r>
      <w:r>
        <w:rPr>
          <w:spacing w:val="-2"/>
        </w:rPr>
        <w:t xml:space="preserve"> </w:t>
      </w:r>
      <w:r>
        <w:t>addresses,</w:t>
      </w:r>
      <w:r>
        <w:rPr>
          <w:spacing w:val="-2"/>
        </w:rPr>
        <w:t xml:space="preserve"> </w:t>
      </w:r>
      <w:r>
        <w:t>email)</w:t>
      </w:r>
      <w:r>
        <w:rPr>
          <w:spacing w:val="-5"/>
        </w:rPr>
        <w:t xml:space="preserve"> </w:t>
      </w:r>
      <w:r>
        <w:t>must</w:t>
      </w:r>
      <w:r>
        <w:rPr>
          <w:spacing w:val="-2"/>
        </w:rPr>
        <w:t xml:space="preserve"> </w:t>
      </w:r>
      <w:r>
        <w:t>not</w:t>
      </w:r>
      <w:r>
        <w:rPr>
          <w:spacing w:val="-2"/>
        </w:rPr>
        <w:t xml:space="preserve"> </w:t>
      </w:r>
      <w:r>
        <w:t>be</w:t>
      </w:r>
      <w:r>
        <w:rPr>
          <w:spacing w:val="-4"/>
        </w:rPr>
        <w:t xml:space="preserve"> </w:t>
      </w:r>
      <w:r>
        <w:t>stored</w:t>
      </w:r>
      <w:r>
        <w:rPr>
          <w:spacing w:val="-5"/>
        </w:rPr>
        <w:t xml:space="preserve"> </w:t>
      </w:r>
      <w:r>
        <w:t>with</w:t>
      </w:r>
      <w:r>
        <w:rPr>
          <w:spacing w:val="-4"/>
        </w:rPr>
        <w:t xml:space="preserve"> </w:t>
      </w:r>
      <w:r>
        <w:t>other personal information and responses.</w:t>
      </w:r>
    </w:p>
    <w:p w14:paraId="0B1A7535" w14:textId="77777777" w:rsidR="00E73334" w:rsidRDefault="00D7774C">
      <w:pPr>
        <w:pStyle w:val="Brdtekst"/>
        <w:spacing w:before="160" w:line="259" w:lineRule="auto"/>
        <w:ind w:right="122"/>
      </w:pPr>
      <w:r>
        <w:rPr>
          <w:b/>
          <w:i/>
        </w:rPr>
        <w:t xml:space="preserve">Information and consent: </w:t>
      </w:r>
      <w:r>
        <w:t>What is the purpose of your research? Why does it matter? What will you do with it? These are questions we are used to address in research proposals and academic writing, but research subjects are often given minimal standardized information. Inform your informants, interview partners</w:t>
      </w:r>
      <w:r>
        <w:rPr>
          <w:spacing w:val="-2"/>
        </w:rPr>
        <w:t xml:space="preserve"> </w:t>
      </w:r>
      <w:r>
        <w:t>and</w:t>
      </w:r>
      <w:r>
        <w:rPr>
          <w:spacing w:val="-3"/>
        </w:rPr>
        <w:t xml:space="preserve"> </w:t>
      </w:r>
      <w:r>
        <w:t>collaborators</w:t>
      </w:r>
      <w:r>
        <w:rPr>
          <w:spacing w:val="-4"/>
        </w:rPr>
        <w:t xml:space="preserve"> </w:t>
      </w:r>
      <w:r>
        <w:t>about</w:t>
      </w:r>
      <w:r>
        <w:rPr>
          <w:spacing w:val="-2"/>
        </w:rPr>
        <w:t xml:space="preserve"> </w:t>
      </w:r>
      <w:r>
        <w:t>your</w:t>
      </w:r>
      <w:r>
        <w:rPr>
          <w:spacing w:val="-2"/>
        </w:rPr>
        <w:t xml:space="preserve"> </w:t>
      </w:r>
      <w:r>
        <w:t>research</w:t>
      </w:r>
      <w:r>
        <w:rPr>
          <w:spacing w:val="-2"/>
        </w:rPr>
        <w:t xml:space="preserve"> </w:t>
      </w:r>
      <w:r>
        <w:t>aims, the</w:t>
      </w:r>
      <w:r>
        <w:rPr>
          <w:spacing w:val="-1"/>
        </w:rPr>
        <w:t xml:space="preserve"> </w:t>
      </w:r>
      <w:r>
        <w:t>funding</w:t>
      </w:r>
      <w:r>
        <w:rPr>
          <w:spacing w:val="-3"/>
        </w:rPr>
        <w:t xml:space="preserve"> </w:t>
      </w:r>
      <w:r>
        <w:t>source,</w:t>
      </w:r>
      <w:r>
        <w:rPr>
          <w:spacing w:val="-4"/>
        </w:rPr>
        <w:t xml:space="preserve"> </w:t>
      </w:r>
      <w:r>
        <w:t>the</w:t>
      </w:r>
      <w:r>
        <w:rPr>
          <w:spacing w:val="-1"/>
        </w:rPr>
        <w:t xml:space="preserve"> </w:t>
      </w:r>
      <w:r>
        <w:t>intended</w:t>
      </w:r>
      <w:r>
        <w:rPr>
          <w:spacing w:val="-2"/>
        </w:rPr>
        <w:t xml:space="preserve"> </w:t>
      </w:r>
      <w:r>
        <w:t>use</w:t>
      </w:r>
      <w:r>
        <w:rPr>
          <w:spacing w:val="-2"/>
        </w:rPr>
        <w:t xml:space="preserve"> </w:t>
      </w:r>
      <w:r>
        <w:t>of</w:t>
      </w:r>
      <w:r>
        <w:rPr>
          <w:spacing w:val="-5"/>
        </w:rPr>
        <w:t xml:space="preserve"> </w:t>
      </w:r>
      <w:r>
        <w:t>the</w:t>
      </w:r>
      <w:r>
        <w:rPr>
          <w:spacing w:val="-4"/>
        </w:rPr>
        <w:t xml:space="preserve"> </w:t>
      </w:r>
      <w:r>
        <w:t>results and</w:t>
      </w:r>
      <w:r>
        <w:rPr>
          <w:spacing w:val="-3"/>
        </w:rPr>
        <w:t xml:space="preserve"> </w:t>
      </w:r>
      <w:r>
        <w:t>the</w:t>
      </w:r>
      <w:r>
        <w:rPr>
          <w:spacing w:val="-1"/>
        </w:rPr>
        <w:t xml:space="preserve"> </w:t>
      </w:r>
      <w:r>
        <w:t>(non)consequences</w:t>
      </w:r>
      <w:r>
        <w:rPr>
          <w:spacing w:val="-2"/>
        </w:rPr>
        <w:t xml:space="preserve"> </w:t>
      </w:r>
      <w:r>
        <w:t>of</w:t>
      </w:r>
      <w:r>
        <w:rPr>
          <w:spacing w:val="-2"/>
        </w:rPr>
        <w:t xml:space="preserve"> </w:t>
      </w:r>
      <w:r>
        <w:t>participation</w:t>
      </w:r>
      <w:r>
        <w:rPr>
          <w:spacing w:val="-3"/>
        </w:rPr>
        <w:t xml:space="preserve"> </w:t>
      </w:r>
      <w:r>
        <w:t>in</w:t>
      </w:r>
      <w:r>
        <w:rPr>
          <w:spacing w:val="-2"/>
        </w:rPr>
        <w:t xml:space="preserve"> </w:t>
      </w:r>
      <w:r>
        <w:t>the</w:t>
      </w:r>
      <w:r>
        <w:rPr>
          <w:spacing w:val="-5"/>
        </w:rPr>
        <w:t xml:space="preserve"> </w:t>
      </w:r>
      <w:r>
        <w:t>research</w:t>
      </w:r>
      <w:r>
        <w:rPr>
          <w:spacing w:val="-2"/>
        </w:rPr>
        <w:t xml:space="preserve"> </w:t>
      </w:r>
      <w:r>
        <w:t>project.</w:t>
      </w:r>
      <w:r>
        <w:rPr>
          <w:spacing w:val="-5"/>
        </w:rPr>
        <w:t xml:space="preserve"> </w:t>
      </w:r>
      <w:r>
        <w:t>This</w:t>
      </w:r>
      <w:r>
        <w:rPr>
          <w:spacing w:val="-2"/>
        </w:rPr>
        <w:t xml:space="preserve"> </w:t>
      </w:r>
      <w:r>
        <w:t>information</w:t>
      </w:r>
      <w:r>
        <w:rPr>
          <w:spacing w:val="-3"/>
        </w:rPr>
        <w:t xml:space="preserve"> </w:t>
      </w:r>
      <w:r>
        <w:t>should</w:t>
      </w:r>
      <w:r>
        <w:rPr>
          <w:spacing w:val="-3"/>
        </w:rPr>
        <w:t xml:space="preserve"> </w:t>
      </w:r>
      <w:r>
        <w:t>be</w:t>
      </w:r>
      <w:r>
        <w:rPr>
          <w:spacing w:val="-2"/>
        </w:rPr>
        <w:t xml:space="preserve"> </w:t>
      </w:r>
      <w:r>
        <w:t>provided in a neutral manner that does not lure individuals into taking part although they may prefer not to.</w:t>
      </w:r>
    </w:p>
    <w:p w14:paraId="110F37B7" w14:textId="77777777" w:rsidR="00E73334" w:rsidRDefault="00D7774C">
      <w:pPr>
        <w:pStyle w:val="Brdtekst"/>
        <w:spacing w:before="159" w:line="259" w:lineRule="auto"/>
      </w:pPr>
      <w:r>
        <w:t>The information needs to be followed by an explicit consent by the participant. Whenever you collect personal</w:t>
      </w:r>
      <w:r>
        <w:rPr>
          <w:spacing w:val="-2"/>
        </w:rPr>
        <w:t xml:space="preserve"> </w:t>
      </w:r>
      <w:r>
        <w:t>data,</w:t>
      </w:r>
      <w:r>
        <w:rPr>
          <w:spacing w:val="-4"/>
        </w:rPr>
        <w:t xml:space="preserve"> </w:t>
      </w:r>
      <w:r>
        <w:t>values,</w:t>
      </w:r>
      <w:r>
        <w:rPr>
          <w:spacing w:val="-1"/>
        </w:rPr>
        <w:t xml:space="preserve"> </w:t>
      </w:r>
      <w:r>
        <w:t>preferences,</w:t>
      </w:r>
      <w:r>
        <w:rPr>
          <w:spacing w:val="-2"/>
        </w:rPr>
        <w:t xml:space="preserve"> </w:t>
      </w:r>
      <w:r>
        <w:t>opinions</w:t>
      </w:r>
      <w:r>
        <w:rPr>
          <w:spacing w:val="-2"/>
        </w:rPr>
        <w:t xml:space="preserve"> </w:t>
      </w:r>
      <w:r>
        <w:t>and</w:t>
      </w:r>
      <w:r>
        <w:rPr>
          <w:spacing w:val="-3"/>
        </w:rPr>
        <w:t xml:space="preserve"> </w:t>
      </w:r>
      <w:r>
        <w:t>behavior</w:t>
      </w:r>
      <w:r>
        <w:rPr>
          <w:spacing w:val="-4"/>
        </w:rPr>
        <w:t xml:space="preserve"> </w:t>
      </w:r>
      <w:r>
        <w:t>you</w:t>
      </w:r>
      <w:r>
        <w:rPr>
          <w:spacing w:val="-5"/>
        </w:rPr>
        <w:t xml:space="preserve"> </w:t>
      </w:r>
      <w:r>
        <w:t>must</w:t>
      </w:r>
      <w:r>
        <w:rPr>
          <w:spacing w:val="-1"/>
        </w:rPr>
        <w:t xml:space="preserve"> </w:t>
      </w:r>
      <w:r>
        <w:t>seek</w:t>
      </w:r>
      <w:r>
        <w:rPr>
          <w:spacing w:val="-4"/>
        </w:rPr>
        <w:t xml:space="preserve"> </w:t>
      </w:r>
      <w:r>
        <w:t>permission,</w:t>
      </w:r>
      <w:r>
        <w:rPr>
          <w:spacing w:val="-2"/>
        </w:rPr>
        <w:t xml:space="preserve"> </w:t>
      </w:r>
      <w:proofErr w:type="gramStart"/>
      <w:r>
        <w:t>i.e.</w:t>
      </w:r>
      <w:proofErr w:type="gramEnd"/>
      <w:r>
        <w:rPr>
          <w:spacing w:val="-2"/>
        </w:rPr>
        <w:t xml:space="preserve"> </w:t>
      </w:r>
      <w:r>
        <w:t>consent,</w:t>
      </w:r>
      <w:r>
        <w:rPr>
          <w:spacing w:val="-2"/>
        </w:rPr>
        <w:t xml:space="preserve"> </w:t>
      </w:r>
      <w:r>
        <w:t>by</w:t>
      </w:r>
      <w:r>
        <w:rPr>
          <w:spacing w:val="-4"/>
        </w:rPr>
        <w:t xml:space="preserve"> </w:t>
      </w:r>
      <w:r>
        <w:t>the individual. Consent must be given freely, informed and in an explicit form.</w:t>
      </w:r>
    </w:p>
    <w:p w14:paraId="0FD92992" w14:textId="77777777" w:rsidR="00E73334" w:rsidRDefault="00D7774C">
      <w:pPr>
        <w:pStyle w:val="Listeavsnitt"/>
        <w:numPr>
          <w:ilvl w:val="0"/>
          <w:numId w:val="3"/>
        </w:numPr>
        <w:tabs>
          <w:tab w:val="left" w:pos="821"/>
        </w:tabs>
        <w:spacing w:before="159" w:line="259" w:lineRule="auto"/>
        <w:ind w:right="267"/>
        <w:jc w:val="both"/>
      </w:pPr>
      <w:r>
        <w:rPr>
          <w:i/>
        </w:rPr>
        <w:t xml:space="preserve">Question: </w:t>
      </w:r>
      <w:r>
        <w:t>Is</w:t>
      </w:r>
      <w:r>
        <w:rPr>
          <w:spacing w:val="-3"/>
        </w:rPr>
        <w:t xml:space="preserve"> </w:t>
      </w:r>
      <w:r>
        <w:t>the information</w:t>
      </w:r>
      <w:r>
        <w:rPr>
          <w:spacing w:val="-1"/>
        </w:rPr>
        <w:t xml:space="preserve"> </w:t>
      </w:r>
      <w:r>
        <w:t>provided</w:t>
      </w:r>
      <w:r>
        <w:rPr>
          <w:spacing w:val="-3"/>
        </w:rPr>
        <w:t xml:space="preserve"> </w:t>
      </w:r>
      <w:r>
        <w:t>clear? Are</w:t>
      </w:r>
      <w:r>
        <w:rPr>
          <w:spacing w:val="-3"/>
        </w:rPr>
        <w:t xml:space="preserve"> </w:t>
      </w:r>
      <w:r>
        <w:t>informants informed about the</w:t>
      </w:r>
      <w:r>
        <w:rPr>
          <w:spacing w:val="-2"/>
        </w:rPr>
        <w:t xml:space="preserve"> </w:t>
      </w:r>
      <w:r>
        <w:t>consequences of</w:t>
      </w:r>
      <w:r>
        <w:rPr>
          <w:spacing w:val="-2"/>
        </w:rPr>
        <w:t xml:space="preserve"> </w:t>
      </w:r>
      <w:r>
        <w:t>participating,</w:t>
      </w:r>
      <w:r>
        <w:rPr>
          <w:spacing w:val="-2"/>
        </w:rPr>
        <w:t xml:space="preserve"> </w:t>
      </w:r>
      <w:proofErr w:type="gramStart"/>
      <w:r>
        <w:t>i.e.</w:t>
      </w:r>
      <w:proofErr w:type="gramEnd"/>
      <w:r>
        <w:rPr>
          <w:spacing w:val="-2"/>
        </w:rPr>
        <w:t xml:space="preserve"> </w:t>
      </w:r>
      <w:r>
        <w:t>whether</w:t>
      </w:r>
      <w:r>
        <w:rPr>
          <w:spacing w:val="-2"/>
        </w:rPr>
        <w:t xml:space="preserve"> </w:t>
      </w:r>
      <w:r>
        <w:t>any</w:t>
      </w:r>
      <w:r>
        <w:rPr>
          <w:spacing w:val="-2"/>
        </w:rPr>
        <w:t xml:space="preserve"> </w:t>
      </w:r>
      <w:r>
        <w:t>future</w:t>
      </w:r>
      <w:r>
        <w:rPr>
          <w:spacing w:val="-2"/>
        </w:rPr>
        <w:t xml:space="preserve"> </w:t>
      </w:r>
      <w:r>
        <w:t>development</w:t>
      </w:r>
      <w:r>
        <w:rPr>
          <w:spacing w:val="-4"/>
        </w:rPr>
        <w:t xml:space="preserve"> </w:t>
      </w:r>
      <w:r>
        <w:t>investments</w:t>
      </w:r>
      <w:r>
        <w:rPr>
          <w:spacing w:val="-1"/>
        </w:rPr>
        <w:t xml:space="preserve"> </w:t>
      </w:r>
      <w:r>
        <w:t>are</w:t>
      </w:r>
      <w:r>
        <w:rPr>
          <w:spacing w:val="-5"/>
        </w:rPr>
        <w:t xml:space="preserve"> </w:t>
      </w:r>
      <w:r>
        <w:t>or</w:t>
      </w:r>
      <w:r>
        <w:rPr>
          <w:spacing w:val="-5"/>
        </w:rPr>
        <w:t xml:space="preserve"> </w:t>
      </w:r>
      <w:r>
        <w:t>are</w:t>
      </w:r>
      <w:r>
        <w:rPr>
          <w:spacing w:val="-1"/>
        </w:rPr>
        <w:t xml:space="preserve"> </w:t>
      </w:r>
      <w:r>
        <w:t>not</w:t>
      </w:r>
      <w:r>
        <w:rPr>
          <w:spacing w:val="-6"/>
        </w:rPr>
        <w:t xml:space="preserve"> </w:t>
      </w:r>
      <w:r>
        <w:t>contingent</w:t>
      </w:r>
      <w:r>
        <w:rPr>
          <w:spacing w:val="-4"/>
        </w:rPr>
        <w:t xml:space="preserve"> </w:t>
      </w:r>
      <w:r>
        <w:t>on participation or responses?</w:t>
      </w:r>
    </w:p>
    <w:p w14:paraId="191C8176" w14:textId="77777777" w:rsidR="00E73334" w:rsidRDefault="00D7774C">
      <w:pPr>
        <w:pStyle w:val="Brdtekst"/>
        <w:spacing w:before="160" w:line="259" w:lineRule="auto"/>
        <w:ind w:right="193"/>
      </w:pPr>
      <w:r>
        <w:rPr>
          <w:b/>
          <w:i/>
        </w:rPr>
        <w:t>Other</w:t>
      </w:r>
      <w:r>
        <w:rPr>
          <w:b/>
          <w:i/>
          <w:spacing w:val="-4"/>
        </w:rPr>
        <w:t xml:space="preserve"> </w:t>
      </w:r>
      <w:r>
        <w:rPr>
          <w:b/>
          <w:i/>
        </w:rPr>
        <w:t>cultures:</w:t>
      </w:r>
      <w:r>
        <w:rPr>
          <w:b/>
          <w:i/>
          <w:spacing w:val="-2"/>
        </w:rPr>
        <w:t xml:space="preserve"> </w:t>
      </w:r>
      <w:r>
        <w:t>When</w:t>
      </w:r>
      <w:r>
        <w:rPr>
          <w:spacing w:val="-3"/>
        </w:rPr>
        <w:t xml:space="preserve"> </w:t>
      </w:r>
      <w:r>
        <w:t>conducting</w:t>
      </w:r>
      <w:r>
        <w:rPr>
          <w:spacing w:val="-4"/>
        </w:rPr>
        <w:t xml:space="preserve"> </w:t>
      </w:r>
      <w:r>
        <w:t>research</w:t>
      </w:r>
      <w:r>
        <w:rPr>
          <w:spacing w:val="-2"/>
        </w:rPr>
        <w:t xml:space="preserve"> </w:t>
      </w:r>
      <w:r>
        <w:t>on</w:t>
      </w:r>
      <w:r>
        <w:rPr>
          <w:spacing w:val="-5"/>
        </w:rPr>
        <w:t xml:space="preserve"> </w:t>
      </w:r>
      <w:r>
        <w:t>other</w:t>
      </w:r>
      <w:r>
        <w:rPr>
          <w:spacing w:val="-2"/>
        </w:rPr>
        <w:t xml:space="preserve"> </w:t>
      </w:r>
      <w:r>
        <w:t>cultures,</w:t>
      </w:r>
      <w:r>
        <w:rPr>
          <w:spacing w:val="-2"/>
        </w:rPr>
        <w:t xml:space="preserve"> </w:t>
      </w:r>
      <w:r>
        <w:t>either</w:t>
      </w:r>
      <w:r>
        <w:rPr>
          <w:spacing w:val="-2"/>
        </w:rPr>
        <w:t xml:space="preserve"> </w:t>
      </w:r>
      <w:r>
        <w:t>in</w:t>
      </w:r>
      <w:r>
        <w:rPr>
          <w:spacing w:val="-5"/>
        </w:rPr>
        <w:t xml:space="preserve"> </w:t>
      </w:r>
      <w:r>
        <w:t>other</w:t>
      </w:r>
      <w:r>
        <w:rPr>
          <w:spacing w:val="-2"/>
        </w:rPr>
        <w:t xml:space="preserve"> </w:t>
      </w:r>
      <w:r>
        <w:t>countries</w:t>
      </w:r>
      <w:r>
        <w:rPr>
          <w:spacing w:val="-4"/>
        </w:rPr>
        <w:t xml:space="preserve"> </w:t>
      </w:r>
      <w:r>
        <w:t>or</w:t>
      </w:r>
      <w:r>
        <w:rPr>
          <w:spacing w:val="-2"/>
        </w:rPr>
        <w:t xml:space="preserve"> </w:t>
      </w:r>
      <w:r>
        <w:t>in</w:t>
      </w:r>
      <w:r>
        <w:rPr>
          <w:spacing w:val="-5"/>
        </w:rPr>
        <w:t xml:space="preserve"> </w:t>
      </w:r>
      <w:r>
        <w:t>minority cultures, researchers should avoid using classiﬁcations or designations that allow unreasonable generalization. While respecting traditional values and norms in other cultures is a prerequisite for responsible research, discrimination and culturally motivated abuse must not be accepted. It is important to distinguish between a descriptive analysis of observations and its analysis relative to a normative position.</w:t>
      </w:r>
    </w:p>
    <w:p w14:paraId="759F40EA" w14:textId="77777777" w:rsidR="00E73334" w:rsidRDefault="00E73334">
      <w:pPr>
        <w:spacing w:line="259" w:lineRule="auto"/>
        <w:sectPr w:rsidR="00E73334">
          <w:pgSz w:w="12240" w:h="15840"/>
          <w:pgMar w:top="1360" w:right="1320" w:bottom="280" w:left="1340" w:header="720" w:footer="720" w:gutter="0"/>
          <w:cols w:space="720"/>
        </w:sectPr>
      </w:pPr>
    </w:p>
    <w:p w14:paraId="798A41EC" w14:textId="77777777" w:rsidR="00E73334" w:rsidRDefault="00D7774C">
      <w:pPr>
        <w:pStyle w:val="Listeavsnitt"/>
        <w:numPr>
          <w:ilvl w:val="0"/>
          <w:numId w:val="3"/>
        </w:numPr>
        <w:tabs>
          <w:tab w:val="left" w:pos="820"/>
          <w:tab w:val="left" w:pos="821"/>
        </w:tabs>
        <w:spacing w:before="79"/>
        <w:ind w:hanging="361"/>
      </w:pPr>
      <w:r>
        <w:rPr>
          <w:i/>
        </w:rPr>
        <w:lastRenderedPageBreak/>
        <w:t>Question:</w:t>
      </w:r>
      <w:r>
        <w:rPr>
          <w:i/>
          <w:spacing w:val="-8"/>
        </w:rPr>
        <w:t xml:space="preserve"> </w:t>
      </w:r>
      <w:r>
        <w:t>Does</w:t>
      </w:r>
      <w:r>
        <w:rPr>
          <w:spacing w:val="-4"/>
        </w:rPr>
        <w:t xml:space="preserve"> </w:t>
      </w:r>
      <w:r>
        <w:t>my</w:t>
      </w:r>
      <w:r>
        <w:rPr>
          <w:spacing w:val="-3"/>
        </w:rPr>
        <w:t xml:space="preserve"> </w:t>
      </w:r>
      <w:r>
        <w:t>description</w:t>
      </w:r>
      <w:r>
        <w:rPr>
          <w:spacing w:val="-4"/>
        </w:rPr>
        <w:t xml:space="preserve"> </w:t>
      </w:r>
      <w:r>
        <w:t>and</w:t>
      </w:r>
      <w:r>
        <w:rPr>
          <w:spacing w:val="-4"/>
        </w:rPr>
        <w:t xml:space="preserve"> </w:t>
      </w:r>
      <w:r>
        <w:t>analysis</w:t>
      </w:r>
      <w:r>
        <w:rPr>
          <w:spacing w:val="-6"/>
        </w:rPr>
        <w:t xml:space="preserve"> </w:t>
      </w:r>
      <w:r>
        <w:t>avoid</w:t>
      </w:r>
      <w:r>
        <w:rPr>
          <w:spacing w:val="-4"/>
        </w:rPr>
        <w:t xml:space="preserve"> </w:t>
      </w:r>
      <w:r>
        <w:t>cultural</w:t>
      </w:r>
      <w:r>
        <w:rPr>
          <w:spacing w:val="-3"/>
        </w:rPr>
        <w:t xml:space="preserve"> </w:t>
      </w:r>
      <w:r>
        <w:rPr>
          <w:spacing w:val="-2"/>
        </w:rPr>
        <w:t>stereotyping?</w:t>
      </w:r>
    </w:p>
    <w:p w14:paraId="480FF0BF" w14:textId="77777777" w:rsidR="00E73334" w:rsidRDefault="00D7774C">
      <w:pPr>
        <w:pStyle w:val="Overskrift2"/>
        <w:spacing w:before="184"/>
      </w:pPr>
      <w:bookmarkStart w:id="11" w:name="_bookmark5"/>
      <w:bookmarkStart w:id="12" w:name="_Toc129871200"/>
      <w:bookmarkEnd w:id="11"/>
      <w:r>
        <w:rPr>
          <w:color w:val="2E5395"/>
        </w:rPr>
        <w:t>Responsibility</w:t>
      </w:r>
      <w:r>
        <w:rPr>
          <w:color w:val="2E5395"/>
          <w:spacing w:val="-9"/>
        </w:rPr>
        <w:t xml:space="preserve"> </w:t>
      </w:r>
      <w:r>
        <w:rPr>
          <w:color w:val="2E5395"/>
        </w:rPr>
        <w:t>towards</w:t>
      </w:r>
      <w:r>
        <w:rPr>
          <w:color w:val="2E5395"/>
          <w:spacing w:val="-5"/>
        </w:rPr>
        <w:t xml:space="preserve"> </w:t>
      </w:r>
      <w:r>
        <w:rPr>
          <w:color w:val="2E5395"/>
        </w:rPr>
        <w:t>the</w:t>
      </w:r>
      <w:r>
        <w:rPr>
          <w:color w:val="2E5395"/>
          <w:spacing w:val="-11"/>
        </w:rPr>
        <w:t xml:space="preserve"> </w:t>
      </w:r>
      <w:r>
        <w:rPr>
          <w:color w:val="2E5395"/>
        </w:rPr>
        <w:t>research</w:t>
      </w:r>
      <w:r>
        <w:rPr>
          <w:color w:val="2E5395"/>
          <w:spacing w:val="-8"/>
        </w:rPr>
        <w:t xml:space="preserve"> </w:t>
      </w:r>
      <w:r>
        <w:rPr>
          <w:color w:val="2E5395"/>
        </w:rPr>
        <w:t>community</w:t>
      </w:r>
      <w:r>
        <w:rPr>
          <w:color w:val="2E5395"/>
          <w:spacing w:val="-9"/>
        </w:rPr>
        <w:t xml:space="preserve"> </w:t>
      </w:r>
      <w:r>
        <w:rPr>
          <w:color w:val="2E5395"/>
        </w:rPr>
        <w:t>and</w:t>
      </w:r>
      <w:r>
        <w:rPr>
          <w:color w:val="2E5395"/>
          <w:spacing w:val="-9"/>
        </w:rPr>
        <w:t xml:space="preserve"> </w:t>
      </w:r>
      <w:r>
        <w:rPr>
          <w:color w:val="2E5395"/>
        </w:rPr>
        <w:t>the</w:t>
      </w:r>
      <w:r>
        <w:rPr>
          <w:color w:val="2E5395"/>
          <w:spacing w:val="-8"/>
        </w:rPr>
        <w:t xml:space="preserve"> </w:t>
      </w:r>
      <w:r>
        <w:rPr>
          <w:color w:val="2E5395"/>
          <w:spacing w:val="-2"/>
        </w:rPr>
        <w:t>public.</w:t>
      </w:r>
      <w:bookmarkEnd w:id="12"/>
    </w:p>
    <w:p w14:paraId="2693AC86" w14:textId="77777777" w:rsidR="00E73334" w:rsidRDefault="00D7774C">
      <w:pPr>
        <w:pStyle w:val="Brdtekst"/>
        <w:spacing w:before="23" w:line="259" w:lineRule="auto"/>
        <w:ind w:right="122"/>
      </w:pPr>
      <w:r>
        <w:rPr>
          <w:b/>
          <w:i/>
        </w:rPr>
        <w:t>Co-authorship:</w:t>
      </w:r>
      <w:r>
        <w:rPr>
          <w:b/>
          <w:i/>
          <w:spacing w:val="-4"/>
        </w:rPr>
        <w:t xml:space="preserve"> </w:t>
      </w:r>
      <w:r>
        <w:t>Researchers</w:t>
      </w:r>
      <w:r>
        <w:rPr>
          <w:spacing w:val="-3"/>
        </w:rPr>
        <w:t xml:space="preserve"> </w:t>
      </w:r>
      <w:r>
        <w:t>must</w:t>
      </w:r>
      <w:r>
        <w:rPr>
          <w:spacing w:val="-5"/>
        </w:rPr>
        <w:t xml:space="preserve"> </w:t>
      </w:r>
      <w:r>
        <w:t>observe</w:t>
      </w:r>
      <w:r>
        <w:rPr>
          <w:spacing w:val="-2"/>
        </w:rPr>
        <w:t xml:space="preserve"> </w:t>
      </w:r>
      <w:r>
        <w:t>good</w:t>
      </w:r>
      <w:r>
        <w:rPr>
          <w:spacing w:val="-2"/>
        </w:rPr>
        <w:t xml:space="preserve"> </w:t>
      </w:r>
      <w:r>
        <w:t>publication</w:t>
      </w:r>
      <w:r>
        <w:rPr>
          <w:spacing w:val="-4"/>
        </w:rPr>
        <w:t xml:space="preserve"> </w:t>
      </w:r>
      <w:r>
        <w:t>practice,</w:t>
      </w:r>
      <w:r>
        <w:rPr>
          <w:spacing w:val="-6"/>
        </w:rPr>
        <w:t xml:space="preserve"> </w:t>
      </w:r>
      <w:r>
        <w:t>respect</w:t>
      </w:r>
      <w:r>
        <w:rPr>
          <w:spacing w:val="-2"/>
        </w:rPr>
        <w:t xml:space="preserve"> </w:t>
      </w:r>
      <w:r>
        <w:t>the</w:t>
      </w:r>
      <w:r>
        <w:rPr>
          <w:spacing w:val="-5"/>
        </w:rPr>
        <w:t xml:space="preserve"> </w:t>
      </w:r>
      <w:r>
        <w:t>contributions</w:t>
      </w:r>
      <w:r>
        <w:rPr>
          <w:spacing w:val="-5"/>
        </w:rPr>
        <w:t xml:space="preserve"> </w:t>
      </w:r>
      <w:r>
        <w:t>of</w:t>
      </w:r>
      <w:r>
        <w:rPr>
          <w:spacing w:val="-3"/>
        </w:rPr>
        <w:t xml:space="preserve"> </w:t>
      </w:r>
      <w:r>
        <w:t xml:space="preserve">other researchers, and observe recognized standards of authorship and cooperation. Four criteria define rightful authorship: (a) the researcher must have made a substantial contribution to conception and design </w:t>
      </w:r>
      <w:r>
        <w:rPr>
          <w:i/>
        </w:rPr>
        <w:t xml:space="preserve">or </w:t>
      </w:r>
      <w:r>
        <w:t>the data acquisition or the data analysis and interpretation; (b) the researcher must have contributed</w:t>
      </w:r>
      <w:r>
        <w:rPr>
          <w:spacing w:val="-1"/>
        </w:rPr>
        <w:t xml:space="preserve"> </w:t>
      </w:r>
      <w:r>
        <w:t>to drafting the</w:t>
      </w:r>
      <w:r>
        <w:rPr>
          <w:spacing w:val="-3"/>
        </w:rPr>
        <w:t xml:space="preserve"> </w:t>
      </w:r>
      <w:r>
        <w:t>manuscript or critical revision of</w:t>
      </w:r>
      <w:r>
        <w:rPr>
          <w:spacing w:val="-1"/>
        </w:rPr>
        <w:t xml:space="preserve"> </w:t>
      </w:r>
      <w:r>
        <w:t xml:space="preserve">the intellectual content of the </w:t>
      </w:r>
      <w:proofErr w:type="gramStart"/>
      <w:r>
        <w:t>publication;</w:t>
      </w:r>
      <w:proofErr w:type="gramEnd"/>
    </w:p>
    <w:p w14:paraId="0A4E620E" w14:textId="77777777" w:rsidR="00E73334" w:rsidRDefault="00D7774C">
      <w:pPr>
        <w:pStyle w:val="Brdtekst"/>
        <w:spacing w:line="259" w:lineRule="auto"/>
        <w:ind w:right="122"/>
      </w:pPr>
      <w:r>
        <w:t>(c)</w:t>
      </w:r>
      <w:r>
        <w:rPr>
          <w:spacing w:val="-2"/>
        </w:rPr>
        <w:t xml:space="preserve"> </w:t>
      </w:r>
      <w:r>
        <w:t>the</w:t>
      </w:r>
      <w:r>
        <w:rPr>
          <w:spacing w:val="-4"/>
        </w:rPr>
        <w:t xml:space="preserve"> </w:t>
      </w:r>
      <w:r>
        <w:t>researcher</w:t>
      </w:r>
      <w:r>
        <w:rPr>
          <w:spacing w:val="-5"/>
        </w:rPr>
        <w:t xml:space="preserve"> </w:t>
      </w:r>
      <w:r>
        <w:t>must</w:t>
      </w:r>
      <w:r>
        <w:rPr>
          <w:spacing w:val="-2"/>
        </w:rPr>
        <w:t xml:space="preserve"> </w:t>
      </w:r>
      <w:r>
        <w:t>have</w:t>
      </w:r>
      <w:r>
        <w:rPr>
          <w:spacing w:val="-1"/>
        </w:rPr>
        <w:t xml:space="preserve"> </w:t>
      </w:r>
      <w:r>
        <w:t>approved</w:t>
      </w:r>
      <w:r>
        <w:rPr>
          <w:spacing w:val="-4"/>
        </w:rPr>
        <w:t xml:space="preserve"> </w:t>
      </w:r>
      <w:r>
        <w:t>the</w:t>
      </w:r>
      <w:r>
        <w:rPr>
          <w:spacing w:val="-2"/>
        </w:rPr>
        <w:t xml:space="preserve"> </w:t>
      </w:r>
      <w:r>
        <w:t>final</w:t>
      </w:r>
      <w:r>
        <w:rPr>
          <w:spacing w:val="-4"/>
        </w:rPr>
        <w:t xml:space="preserve"> </w:t>
      </w:r>
      <w:r>
        <w:t>version</w:t>
      </w:r>
      <w:r>
        <w:rPr>
          <w:spacing w:val="-2"/>
        </w:rPr>
        <w:t xml:space="preserve"> </w:t>
      </w:r>
      <w:r>
        <w:t>before</w:t>
      </w:r>
      <w:r>
        <w:rPr>
          <w:spacing w:val="-4"/>
        </w:rPr>
        <w:t xml:space="preserve"> </w:t>
      </w:r>
      <w:r>
        <w:t>publication;</w:t>
      </w:r>
      <w:r>
        <w:rPr>
          <w:spacing w:val="-2"/>
        </w:rPr>
        <w:t xml:space="preserve"> </w:t>
      </w:r>
      <w:r>
        <w:t>(4)</w:t>
      </w:r>
      <w:r>
        <w:rPr>
          <w:spacing w:val="-2"/>
        </w:rPr>
        <w:t xml:space="preserve"> </w:t>
      </w:r>
      <w:r>
        <w:t>the</w:t>
      </w:r>
      <w:r>
        <w:rPr>
          <w:spacing w:val="-1"/>
        </w:rPr>
        <w:t xml:space="preserve"> </w:t>
      </w:r>
      <w:r>
        <w:t>researcher</w:t>
      </w:r>
      <w:r>
        <w:rPr>
          <w:spacing w:val="-5"/>
        </w:rPr>
        <w:t xml:space="preserve"> </w:t>
      </w:r>
      <w:r>
        <w:t>must</w:t>
      </w:r>
      <w:r>
        <w:rPr>
          <w:spacing w:val="-2"/>
        </w:rPr>
        <w:t xml:space="preserve"> </w:t>
      </w:r>
      <w:r>
        <w:t>be able to accept responsibility and be accountable for the work as a whole (albeit not necessarily all technical details) unless otherwise specified.</w:t>
      </w:r>
    </w:p>
    <w:p w14:paraId="7C147099" w14:textId="77777777" w:rsidR="00E73334" w:rsidRDefault="00D7774C">
      <w:pPr>
        <w:pStyle w:val="Listeavsnitt"/>
        <w:numPr>
          <w:ilvl w:val="0"/>
          <w:numId w:val="2"/>
        </w:numPr>
        <w:tabs>
          <w:tab w:val="left" w:pos="820"/>
          <w:tab w:val="left" w:pos="821"/>
        </w:tabs>
        <w:spacing w:before="159" w:line="256" w:lineRule="auto"/>
        <w:ind w:right="784"/>
      </w:pPr>
      <w:r>
        <w:rPr>
          <w:i/>
        </w:rPr>
        <w:t>Question:</w:t>
      </w:r>
      <w:r>
        <w:rPr>
          <w:i/>
          <w:spacing w:val="-4"/>
        </w:rPr>
        <w:t xml:space="preserve"> </w:t>
      </w:r>
      <w:r>
        <w:t>Did</w:t>
      </w:r>
      <w:r>
        <w:rPr>
          <w:spacing w:val="-3"/>
        </w:rPr>
        <w:t xml:space="preserve"> </w:t>
      </w:r>
      <w:r>
        <w:t>all</w:t>
      </w:r>
      <w:r>
        <w:rPr>
          <w:spacing w:val="-5"/>
        </w:rPr>
        <w:t xml:space="preserve"> </w:t>
      </w:r>
      <w:r>
        <w:t>co-authors</w:t>
      </w:r>
      <w:r>
        <w:rPr>
          <w:spacing w:val="-3"/>
        </w:rPr>
        <w:t xml:space="preserve"> </w:t>
      </w:r>
      <w:r>
        <w:t>meet</w:t>
      </w:r>
      <w:r>
        <w:rPr>
          <w:spacing w:val="-4"/>
        </w:rPr>
        <w:t xml:space="preserve"> </w:t>
      </w:r>
      <w:r>
        <w:t>these</w:t>
      </w:r>
      <w:r>
        <w:rPr>
          <w:spacing w:val="-2"/>
        </w:rPr>
        <w:t xml:space="preserve"> </w:t>
      </w:r>
      <w:r>
        <w:t>requirements?</w:t>
      </w:r>
      <w:r>
        <w:rPr>
          <w:spacing w:val="-3"/>
        </w:rPr>
        <w:t xml:space="preserve"> </w:t>
      </w:r>
      <w:r>
        <w:t>Are</w:t>
      </w:r>
      <w:r>
        <w:rPr>
          <w:spacing w:val="-4"/>
        </w:rPr>
        <w:t xml:space="preserve"> </w:t>
      </w:r>
      <w:r>
        <w:t>there</w:t>
      </w:r>
      <w:r>
        <w:rPr>
          <w:spacing w:val="-4"/>
        </w:rPr>
        <w:t xml:space="preserve"> </w:t>
      </w:r>
      <w:r>
        <w:t>any</w:t>
      </w:r>
      <w:r>
        <w:rPr>
          <w:spacing w:val="-4"/>
        </w:rPr>
        <w:t xml:space="preserve"> </w:t>
      </w:r>
      <w:r>
        <w:t>contributors</w:t>
      </w:r>
      <w:r>
        <w:rPr>
          <w:spacing w:val="-3"/>
        </w:rPr>
        <w:t xml:space="preserve"> </w:t>
      </w:r>
      <w:r>
        <w:t>whose contribution needs to mention in the acknowledgements?</w:t>
      </w:r>
    </w:p>
    <w:p w14:paraId="3730A2A8" w14:textId="77777777" w:rsidR="00E73334" w:rsidRDefault="00D7774C">
      <w:pPr>
        <w:pStyle w:val="Brdtekst"/>
        <w:spacing w:before="165" w:line="259" w:lineRule="auto"/>
        <w:ind w:right="122"/>
      </w:pPr>
      <w:r>
        <w:rPr>
          <w:b/>
          <w:i/>
        </w:rPr>
        <w:t>Citation</w:t>
      </w:r>
      <w:r>
        <w:rPr>
          <w:b/>
          <w:i/>
          <w:spacing w:val="-3"/>
        </w:rPr>
        <w:t xml:space="preserve"> </w:t>
      </w:r>
      <w:r>
        <w:rPr>
          <w:b/>
          <w:i/>
        </w:rPr>
        <w:t>practice</w:t>
      </w:r>
      <w:r>
        <w:rPr>
          <w:b/>
          <w:i/>
          <w:spacing w:val="-4"/>
        </w:rPr>
        <w:t xml:space="preserve"> </w:t>
      </w:r>
      <w:r>
        <w:rPr>
          <w:b/>
          <w:i/>
        </w:rPr>
        <w:t>and</w:t>
      </w:r>
      <w:r>
        <w:rPr>
          <w:b/>
          <w:i/>
          <w:spacing w:val="-4"/>
        </w:rPr>
        <w:t xml:space="preserve"> </w:t>
      </w:r>
      <w:r>
        <w:rPr>
          <w:b/>
          <w:i/>
        </w:rPr>
        <w:t>plagiarism:</w:t>
      </w:r>
      <w:r>
        <w:rPr>
          <w:b/>
          <w:i/>
          <w:spacing w:val="-1"/>
        </w:rPr>
        <w:t xml:space="preserve"> </w:t>
      </w:r>
      <w:r>
        <w:t>Researchers</w:t>
      </w:r>
      <w:r>
        <w:rPr>
          <w:spacing w:val="-2"/>
        </w:rPr>
        <w:t xml:space="preserve"> </w:t>
      </w:r>
      <w:r>
        <w:t>and</w:t>
      </w:r>
      <w:r>
        <w:rPr>
          <w:spacing w:val="-4"/>
        </w:rPr>
        <w:t xml:space="preserve"> </w:t>
      </w:r>
      <w:r>
        <w:t>students</w:t>
      </w:r>
      <w:r>
        <w:rPr>
          <w:spacing w:val="-4"/>
        </w:rPr>
        <w:t xml:space="preserve"> </w:t>
      </w:r>
      <w:r>
        <w:t>must</w:t>
      </w:r>
      <w:r>
        <w:rPr>
          <w:spacing w:val="-1"/>
        </w:rPr>
        <w:t xml:space="preserve"> </w:t>
      </w:r>
      <w:r>
        <w:t>follow</w:t>
      </w:r>
      <w:r>
        <w:rPr>
          <w:spacing w:val="-1"/>
        </w:rPr>
        <w:t xml:space="preserve"> </w:t>
      </w:r>
      <w:r>
        <w:t>good</w:t>
      </w:r>
      <w:r>
        <w:rPr>
          <w:spacing w:val="-5"/>
        </w:rPr>
        <w:t xml:space="preserve"> </w:t>
      </w:r>
      <w:r>
        <w:t>citation</w:t>
      </w:r>
      <w:r>
        <w:rPr>
          <w:spacing w:val="-3"/>
        </w:rPr>
        <w:t xml:space="preserve"> </w:t>
      </w:r>
      <w:r>
        <w:t>practice</w:t>
      </w:r>
      <w:r>
        <w:rPr>
          <w:spacing w:val="-4"/>
        </w:rPr>
        <w:t xml:space="preserve"> </w:t>
      </w:r>
      <w:r>
        <w:t>and indicate clearly and unmistakably from which source ideas, theories or results have been taken.</w:t>
      </w:r>
    </w:p>
    <w:p w14:paraId="5FDCD149" w14:textId="77777777" w:rsidR="00E73334" w:rsidRDefault="00D7774C">
      <w:pPr>
        <w:pStyle w:val="Brdtekst"/>
        <w:spacing w:line="267" w:lineRule="exact"/>
      </w:pPr>
      <w:r>
        <w:t>Plagiarism</w:t>
      </w:r>
      <w:r>
        <w:rPr>
          <w:spacing w:val="-4"/>
        </w:rPr>
        <w:t xml:space="preserve"> </w:t>
      </w:r>
      <w:r>
        <w:t>occurs</w:t>
      </w:r>
      <w:r>
        <w:rPr>
          <w:spacing w:val="-5"/>
        </w:rPr>
        <w:t xml:space="preserve"> </w:t>
      </w:r>
      <w:r>
        <w:t>when</w:t>
      </w:r>
      <w:r>
        <w:rPr>
          <w:spacing w:val="-3"/>
        </w:rPr>
        <w:t xml:space="preserve"> </w:t>
      </w:r>
      <w:r>
        <w:t>someone</w:t>
      </w:r>
      <w:r>
        <w:rPr>
          <w:spacing w:val="-4"/>
        </w:rPr>
        <w:t xml:space="preserve"> </w:t>
      </w:r>
      <w:r>
        <w:t>takes</w:t>
      </w:r>
      <w:r>
        <w:rPr>
          <w:spacing w:val="-3"/>
        </w:rPr>
        <w:t xml:space="preserve"> </w:t>
      </w:r>
      <w:r>
        <w:t>someone</w:t>
      </w:r>
      <w:r>
        <w:rPr>
          <w:spacing w:val="-2"/>
        </w:rPr>
        <w:t xml:space="preserve"> </w:t>
      </w:r>
      <w:r>
        <w:t>else’s</w:t>
      </w:r>
      <w:r>
        <w:rPr>
          <w:spacing w:val="-2"/>
        </w:rPr>
        <w:t xml:space="preserve"> </w:t>
      </w:r>
      <w:r>
        <w:t>ideas</w:t>
      </w:r>
      <w:r>
        <w:rPr>
          <w:spacing w:val="-3"/>
        </w:rPr>
        <w:t xml:space="preserve"> </w:t>
      </w:r>
      <w:r>
        <w:t>and</w:t>
      </w:r>
      <w:r>
        <w:rPr>
          <w:spacing w:val="-4"/>
        </w:rPr>
        <w:t xml:space="preserve"> </w:t>
      </w:r>
      <w:r>
        <w:t>presents</w:t>
      </w:r>
      <w:r>
        <w:rPr>
          <w:spacing w:val="-5"/>
        </w:rPr>
        <w:t xml:space="preserve"> </w:t>
      </w:r>
      <w:r>
        <w:t>it</w:t>
      </w:r>
      <w:r>
        <w:rPr>
          <w:spacing w:val="-1"/>
        </w:rPr>
        <w:t xml:space="preserve"> </w:t>
      </w:r>
      <w:r>
        <w:t>as</w:t>
      </w:r>
      <w:r>
        <w:rPr>
          <w:spacing w:val="-6"/>
        </w:rPr>
        <w:t xml:space="preserve"> </w:t>
      </w:r>
      <w:r>
        <w:t>her/his</w:t>
      </w:r>
      <w:r>
        <w:rPr>
          <w:spacing w:val="-4"/>
        </w:rPr>
        <w:t xml:space="preserve"> </w:t>
      </w:r>
      <w:r>
        <w:t>own.</w:t>
      </w:r>
      <w:r>
        <w:rPr>
          <w:spacing w:val="-5"/>
        </w:rPr>
        <w:t xml:space="preserve"> </w:t>
      </w:r>
      <w:r>
        <w:rPr>
          <w:spacing w:val="-2"/>
        </w:rPr>
        <w:t>Plagiarism</w:t>
      </w:r>
    </w:p>
    <w:p w14:paraId="3555B796" w14:textId="77777777" w:rsidR="00E73334" w:rsidRDefault="00D7774C">
      <w:pPr>
        <w:pStyle w:val="Brdtekst"/>
        <w:spacing w:before="22"/>
      </w:pPr>
      <w:r>
        <w:t>violates</w:t>
      </w:r>
      <w:r>
        <w:rPr>
          <w:spacing w:val="-4"/>
        </w:rPr>
        <w:t xml:space="preserve"> </w:t>
      </w:r>
      <w:r>
        <w:t>the</w:t>
      </w:r>
      <w:r>
        <w:rPr>
          <w:spacing w:val="-2"/>
        </w:rPr>
        <w:t xml:space="preserve"> </w:t>
      </w:r>
      <w:r>
        <w:t>duty</w:t>
      </w:r>
      <w:r>
        <w:rPr>
          <w:spacing w:val="-4"/>
        </w:rPr>
        <w:t xml:space="preserve"> </w:t>
      </w:r>
      <w:r>
        <w:t>of</w:t>
      </w:r>
      <w:r>
        <w:rPr>
          <w:spacing w:val="-2"/>
        </w:rPr>
        <w:t xml:space="preserve"> </w:t>
      </w:r>
      <w:r>
        <w:t>truthfulness</w:t>
      </w:r>
      <w:r>
        <w:rPr>
          <w:spacing w:val="-2"/>
        </w:rPr>
        <w:t xml:space="preserve"> </w:t>
      </w:r>
      <w:r>
        <w:t>in</w:t>
      </w:r>
      <w:r>
        <w:rPr>
          <w:spacing w:val="-2"/>
        </w:rPr>
        <w:t xml:space="preserve"> science.</w:t>
      </w:r>
    </w:p>
    <w:p w14:paraId="3470B5B5" w14:textId="77777777" w:rsidR="00E73334" w:rsidRDefault="00D7774C">
      <w:pPr>
        <w:pStyle w:val="Listeavsnitt"/>
        <w:numPr>
          <w:ilvl w:val="0"/>
          <w:numId w:val="2"/>
        </w:numPr>
        <w:tabs>
          <w:tab w:val="left" w:pos="820"/>
          <w:tab w:val="left" w:pos="821"/>
        </w:tabs>
        <w:spacing w:before="180" w:line="259" w:lineRule="auto"/>
        <w:ind w:right="210"/>
      </w:pPr>
      <w:r>
        <w:rPr>
          <w:i/>
        </w:rPr>
        <w:t>Question:</w:t>
      </w:r>
      <w:r>
        <w:rPr>
          <w:i/>
          <w:spacing w:val="-4"/>
        </w:rPr>
        <w:t xml:space="preserve"> </w:t>
      </w:r>
      <w:r>
        <w:t>Did</w:t>
      </w:r>
      <w:r>
        <w:rPr>
          <w:spacing w:val="-3"/>
        </w:rPr>
        <w:t xml:space="preserve"> </w:t>
      </w:r>
      <w:r>
        <w:t>I</w:t>
      </w:r>
      <w:r>
        <w:rPr>
          <w:spacing w:val="-2"/>
        </w:rPr>
        <w:t xml:space="preserve"> </w:t>
      </w:r>
      <w:r>
        <w:t>accurately</w:t>
      </w:r>
      <w:r>
        <w:rPr>
          <w:spacing w:val="-2"/>
        </w:rPr>
        <w:t xml:space="preserve"> </w:t>
      </w:r>
      <w:r>
        <w:t>refer</w:t>
      </w:r>
      <w:r>
        <w:rPr>
          <w:spacing w:val="-2"/>
        </w:rPr>
        <w:t xml:space="preserve"> </w:t>
      </w:r>
      <w:r>
        <w:t>to</w:t>
      </w:r>
      <w:r>
        <w:rPr>
          <w:spacing w:val="-3"/>
        </w:rPr>
        <w:t xml:space="preserve"> </w:t>
      </w:r>
      <w:r>
        <w:t>others’</w:t>
      </w:r>
      <w:r>
        <w:rPr>
          <w:spacing w:val="-2"/>
        </w:rPr>
        <w:t xml:space="preserve"> </w:t>
      </w:r>
      <w:r>
        <w:t>ideas,</w:t>
      </w:r>
      <w:r>
        <w:rPr>
          <w:spacing w:val="-2"/>
        </w:rPr>
        <w:t xml:space="preserve"> </w:t>
      </w:r>
      <w:r>
        <w:t>concepts,</w:t>
      </w:r>
      <w:r>
        <w:rPr>
          <w:spacing w:val="-1"/>
        </w:rPr>
        <w:t xml:space="preserve"> </w:t>
      </w:r>
      <w:r>
        <w:t>theories,</w:t>
      </w:r>
      <w:r>
        <w:rPr>
          <w:spacing w:val="-4"/>
        </w:rPr>
        <w:t xml:space="preserve"> </w:t>
      </w:r>
      <w:proofErr w:type="gramStart"/>
      <w:r>
        <w:t>methods</w:t>
      </w:r>
      <w:proofErr w:type="gramEnd"/>
      <w:r>
        <w:rPr>
          <w:spacing w:val="-1"/>
        </w:rPr>
        <w:t xml:space="preserve"> </w:t>
      </w:r>
      <w:r>
        <w:t>and</w:t>
      </w:r>
      <w:r>
        <w:rPr>
          <w:spacing w:val="-5"/>
        </w:rPr>
        <w:t xml:space="preserve"> </w:t>
      </w:r>
      <w:r>
        <w:t>findings</w:t>
      </w:r>
      <w:r>
        <w:rPr>
          <w:spacing w:val="-2"/>
        </w:rPr>
        <w:t xml:space="preserve"> </w:t>
      </w:r>
      <w:r>
        <w:t>in</w:t>
      </w:r>
      <w:r>
        <w:rPr>
          <w:spacing w:val="-3"/>
        </w:rPr>
        <w:t xml:space="preserve"> </w:t>
      </w:r>
      <w:r>
        <w:t xml:space="preserve">my </w:t>
      </w:r>
      <w:r>
        <w:rPr>
          <w:spacing w:val="-2"/>
        </w:rPr>
        <w:t>work?</w:t>
      </w:r>
    </w:p>
    <w:p w14:paraId="62F7ADC7" w14:textId="77777777" w:rsidR="00E73334" w:rsidRDefault="00D7774C">
      <w:pPr>
        <w:pStyle w:val="Brdtekst"/>
        <w:spacing w:before="162" w:line="259" w:lineRule="auto"/>
        <w:ind w:right="193"/>
      </w:pPr>
      <w:r>
        <w:rPr>
          <w:b/>
          <w:i/>
        </w:rPr>
        <w:t xml:space="preserve">Data sharing and reproducibility: </w:t>
      </w:r>
      <w:r>
        <w:t>Sharing of research data is often a prerequisite for building up knowledge, comparing results and critically testing the work of others. Improved openness and quality assurance</w:t>
      </w:r>
      <w:r>
        <w:rPr>
          <w:spacing w:val="-1"/>
        </w:rPr>
        <w:t xml:space="preserve"> </w:t>
      </w:r>
      <w:r>
        <w:t>can</w:t>
      </w:r>
      <w:r>
        <w:rPr>
          <w:spacing w:val="-5"/>
        </w:rPr>
        <w:t xml:space="preserve"> </w:t>
      </w:r>
      <w:r>
        <w:t>be</w:t>
      </w:r>
      <w:r>
        <w:rPr>
          <w:spacing w:val="-2"/>
        </w:rPr>
        <w:t xml:space="preserve"> </w:t>
      </w:r>
      <w:r>
        <w:t>achieved</w:t>
      </w:r>
      <w:r>
        <w:rPr>
          <w:spacing w:val="-7"/>
        </w:rPr>
        <w:t xml:space="preserve"> </w:t>
      </w:r>
      <w:r>
        <w:t>by</w:t>
      </w:r>
      <w:r>
        <w:rPr>
          <w:spacing w:val="-2"/>
        </w:rPr>
        <w:t xml:space="preserve"> </w:t>
      </w:r>
      <w:r>
        <w:t>sharing</w:t>
      </w:r>
      <w:r>
        <w:rPr>
          <w:spacing w:val="-3"/>
        </w:rPr>
        <w:t xml:space="preserve"> </w:t>
      </w:r>
      <w:r>
        <w:t>data.</w:t>
      </w:r>
      <w:r>
        <w:rPr>
          <w:spacing w:val="-3"/>
        </w:rPr>
        <w:t xml:space="preserve"> </w:t>
      </w:r>
      <w:r>
        <w:t>This</w:t>
      </w:r>
      <w:r>
        <w:rPr>
          <w:spacing w:val="-5"/>
        </w:rPr>
        <w:t xml:space="preserve"> </w:t>
      </w:r>
      <w:r>
        <w:t>practice</w:t>
      </w:r>
      <w:r>
        <w:rPr>
          <w:spacing w:val="-4"/>
        </w:rPr>
        <w:t xml:space="preserve"> </w:t>
      </w:r>
      <w:r>
        <w:t>of</w:t>
      </w:r>
      <w:r>
        <w:rPr>
          <w:spacing w:val="-2"/>
        </w:rPr>
        <w:t xml:space="preserve"> </w:t>
      </w:r>
      <w:r>
        <w:t>sharing</w:t>
      </w:r>
      <w:r>
        <w:rPr>
          <w:spacing w:val="-3"/>
        </w:rPr>
        <w:t xml:space="preserve"> </w:t>
      </w:r>
      <w:r>
        <w:t>data</w:t>
      </w:r>
      <w:r>
        <w:rPr>
          <w:spacing w:val="-4"/>
        </w:rPr>
        <w:t xml:space="preserve"> </w:t>
      </w:r>
      <w:r>
        <w:t>often</w:t>
      </w:r>
      <w:r>
        <w:rPr>
          <w:spacing w:val="-2"/>
        </w:rPr>
        <w:t xml:space="preserve"> </w:t>
      </w:r>
      <w:r>
        <w:t>depends</w:t>
      </w:r>
      <w:r>
        <w:rPr>
          <w:spacing w:val="-2"/>
        </w:rPr>
        <w:t xml:space="preserve"> </w:t>
      </w:r>
      <w:r>
        <w:t>on</w:t>
      </w:r>
      <w:r>
        <w:rPr>
          <w:spacing w:val="-3"/>
        </w:rPr>
        <w:t xml:space="preserve"> </w:t>
      </w:r>
      <w:r>
        <w:t>the</w:t>
      </w:r>
      <w:r>
        <w:rPr>
          <w:spacing w:val="-1"/>
        </w:rPr>
        <w:t xml:space="preserve"> </w:t>
      </w:r>
      <w:r>
        <w:t xml:space="preserve">discipline and academic journals and publishers. </w:t>
      </w:r>
      <w:proofErr w:type="gramStart"/>
      <w:r>
        <w:t>As a general rule</w:t>
      </w:r>
      <w:proofErr w:type="gramEnd"/>
      <w:r>
        <w:t>, we should strive to allow academic colleagues to reproduce our results and findings.</w:t>
      </w:r>
    </w:p>
    <w:p w14:paraId="52D2A101" w14:textId="77777777" w:rsidR="00E73334" w:rsidRDefault="00D7774C">
      <w:pPr>
        <w:pStyle w:val="Listeavsnitt"/>
        <w:numPr>
          <w:ilvl w:val="0"/>
          <w:numId w:val="2"/>
        </w:numPr>
        <w:tabs>
          <w:tab w:val="left" w:pos="820"/>
          <w:tab w:val="left" w:pos="821"/>
        </w:tabs>
        <w:spacing w:before="158"/>
        <w:ind w:hanging="361"/>
      </w:pPr>
      <w:r>
        <w:rPr>
          <w:i/>
        </w:rPr>
        <w:t>Question:</w:t>
      </w:r>
      <w:r>
        <w:rPr>
          <w:i/>
          <w:spacing w:val="-7"/>
        </w:rPr>
        <w:t xml:space="preserve"> </w:t>
      </w:r>
      <w:r>
        <w:t>Did</w:t>
      </w:r>
      <w:r>
        <w:rPr>
          <w:spacing w:val="-4"/>
        </w:rPr>
        <w:t xml:space="preserve"> </w:t>
      </w:r>
      <w:r>
        <w:t>I</w:t>
      </w:r>
      <w:r>
        <w:rPr>
          <w:spacing w:val="-5"/>
        </w:rPr>
        <w:t xml:space="preserve"> </w:t>
      </w:r>
      <w:r>
        <w:t>explicitly</w:t>
      </w:r>
      <w:r>
        <w:rPr>
          <w:spacing w:val="-2"/>
        </w:rPr>
        <w:t xml:space="preserve"> </w:t>
      </w:r>
      <w:r>
        <w:t>share</w:t>
      </w:r>
      <w:r>
        <w:rPr>
          <w:spacing w:val="-3"/>
        </w:rPr>
        <w:t xml:space="preserve"> </w:t>
      </w:r>
      <w:r>
        <w:t>the</w:t>
      </w:r>
      <w:r>
        <w:rPr>
          <w:spacing w:val="-5"/>
        </w:rPr>
        <w:t xml:space="preserve"> </w:t>
      </w:r>
      <w:r>
        <w:t>data</w:t>
      </w:r>
      <w:r>
        <w:rPr>
          <w:spacing w:val="-3"/>
        </w:rPr>
        <w:t xml:space="preserve"> </w:t>
      </w:r>
      <w:r>
        <w:t>generating</w:t>
      </w:r>
      <w:r>
        <w:rPr>
          <w:spacing w:val="-3"/>
        </w:rPr>
        <w:t xml:space="preserve"> </w:t>
      </w:r>
      <w:r>
        <w:t>process,</w:t>
      </w:r>
      <w:r>
        <w:rPr>
          <w:spacing w:val="-3"/>
        </w:rPr>
        <w:t xml:space="preserve"> </w:t>
      </w:r>
      <w:proofErr w:type="gramStart"/>
      <w:r>
        <w:t>data</w:t>
      </w:r>
      <w:proofErr w:type="gramEnd"/>
      <w:r>
        <w:rPr>
          <w:spacing w:val="-6"/>
        </w:rPr>
        <w:t xml:space="preserve"> </w:t>
      </w:r>
      <w:r>
        <w:t>and</w:t>
      </w:r>
      <w:r>
        <w:rPr>
          <w:spacing w:val="-3"/>
        </w:rPr>
        <w:t xml:space="preserve"> </w:t>
      </w:r>
      <w:r>
        <w:rPr>
          <w:spacing w:val="-2"/>
        </w:rPr>
        <w:t>analysis?</w:t>
      </w:r>
    </w:p>
    <w:p w14:paraId="75778AE9" w14:textId="77777777" w:rsidR="00E73334" w:rsidRDefault="00E73334">
      <w:pPr>
        <w:pStyle w:val="Brdtekst"/>
        <w:spacing w:before="4"/>
        <w:ind w:left="0"/>
        <w:rPr>
          <w:sz w:val="21"/>
        </w:rPr>
      </w:pPr>
    </w:p>
    <w:p w14:paraId="06190DE6" w14:textId="77777777" w:rsidR="00E73334" w:rsidRDefault="00D7774C">
      <w:pPr>
        <w:pStyle w:val="Overskrift1"/>
      </w:pPr>
      <w:bookmarkStart w:id="13" w:name="_bookmark6"/>
      <w:bookmarkStart w:id="14" w:name="_Toc129871201"/>
      <w:bookmarkEnd w:id="13"/>
      <w:r>
        <w:rPr>
          <w:color w:val="2E5395"/>
        </w:rPr>
        <w:t>Anti-bribery</w:t>
      </w:r>
      <w:r>
        <w:rPr>
          <w:color w:val="2E5395"/>
          <w:spacing w:val="-16"/>
        </w:rPr>
        <w:t xml:space="preserve"> </w:t>
      </w:r>
      <w:r>
        <w:rPr>
          <w:color w:val="2E5395"/>
        </w:rPr>
        <w:t>and</w:t>
      </w:r>
      <w:r>
        <w:rPr>
          <w:color w:val="2E5395"/>
          <w:spacing w:val="-16"/>
        </w:rPr>
        <w:t xml:space="preserve"> </w:t>
      </w:r>
      <w:r>
        <w:rPr>
          <w:color w:val="2E5395"/>
        </w:rPr>
        <w:t>anti-corruption</w:t>
      </w:r>
      <w:r>
        <w:rPr>
          <w:color w:val="2E5395"/>
          <w:spacing w:val="-13"/>
        </w:rPr>
        <w:t xml:space="preserve"> </w:t>
      </w:r>
      <w:r>
        <w:rPr>
          <w:color w:val="2E5395"/>
          <w:spacing w:val="-2"/>
        </w:rPr>
        <w:t>policy</w:t>
      </w:r>
      <w:bookmarkEnd w:id="14"/>
    </w:p>
    <w:p w14:paraId="0A36F0C6" w14:textId="77777777" w:rsidR="00E73334" w:rsidRDefault="00D7774C">
      <w:pPr>
        <w:pStyle w:val="Brdtekst"/>
        <w:spacing w:before="31"/>
        <w:ind w:right="122"/>
      </w:pPr>
      <w:r>
        <w:t>CMI</w:t>
      </w:r>
      <w:r>
        <w:rPr>
          <w:spacing w:val="-2"/>
        </w:rPr>
        <w:t xml:space="preserve"> </w:t>
      </w:r>
      <w:r>
        <w:t>staff</w:t>
      </w:r>
      <w:r>
        <w:rPr>
          <w:spacing w:val="-5"/>
        </w:rPr>
        <w:t xml:space="preserve"> </w:t>
      </w:r>
      <w:r>
        <w:t>and</w:t>
      </w:r>
      <w:r>
        <w:rPr>
          <w:spacing w:val="-3"/>
        </w:rPr>
        <w:t xml:space="preserve"> </w:t>
      </w:r>
      <w:r>
        <w:t>contracted</w:t>
      </w:r>
      <w:r>
        <w:rPr>
          <w:spacing w:val="-2"/>
        </w:rPr>
        <w:t xml:space="preserve"> </w:t>
      </w:r>
      <w:r>
        <w:t>partners</w:t>
      </w:r>
      <w:r>
        <w:rPr>
          <w:spacing w:val="-2"/>
        </w:rPr>
        <w:t xml:space="preserve"> </w:t>
      </w:r>
      <w:r>
        <w:t>are</w:t>
      </w:r>
      <w:r>
        <w:rPr>
          <w:spacing w:val="-1"/>
        </w:rPr>
        <w:t xml:space="preserve"> </w:t>
      </w:r>
      <w:r>
        <w:t>not</w:t>
      </w:r>
      <w:r>
        <w:rPr>
          <w:spacing w:val="-2"/>
        </w:rPr>
        <w:t xml:space="preserve"> </w:t>
      </w:r>
      <w:r>
        <w:t>permitted</w:t>
      </w:r>
      <w:r>
        <w:rPr>
          <w:spacing w:val="-3"/>
        </w:rPr>
        <w:t xml:space="preserve"> </w:t>
      </w:r>
      <w:r>
        <w:t>to</w:t>
      </w:r>
      <w:r>
        <w:rPr>
          <w:spacing w:val="-1"/>
        </w:rPr>
        <w:t xml:space="preserve"> </w:t>
      </w:r>
      <w:r>
        <w:t>request,</w:t>
      </w:r>
      <w:r>
        <w:rPr>
          <w:spacing w:val="-1"/>
        </w:rPr>
        <w:t xml:space="preserve"> </w:t>
      </w:r>
      <w:r>
        <w:t>accept,</w:t>
      </w:r>
      <w:r>
        <w:rPr>
          <w:spacing w:val="-4"/>
        </w:rPr>
        <w:t xml:space="preserve"> </w:t>
      </w:r>
      <w:proofErr w:type="gramStart"/>
      <w:r>
        <w:t>offer</w:t>
      </w:r>
      <w:proofErr w:type="gramEnd"/>
      <w:r>
        <w:rPr>
          <w:spacing w:val="-4"/>
        </w:rPr>
        <w:t xml:space="preserve"> </w:t>
      </w:r>
      <w:r>
        <w:t>or</w:t>
      </w:r>
      <w:r>
        <w:rPr>
          <w:spacing w:val="-4"/>
        </w:rPr>
        <w:t xml:space="preserve"> </w:t>
      </w:r>
      <w:r>
        <w:t>give,</w:t>
      </w:r>
      <w:r>
        <w:rPr>
          <w:spacing w:val="-2"/>
        </w:rPr>
        <w:t xml:space="preserve"> </w:t>
      </w:r>
      <w:r>
        <w:t>directly</w:t>
      </w:r>
      <w:r>
        <w:rPr>
          <w:spacing w:val="-4"/>
        </w:rPr>
        <w:t xml:space="preserve"> </w:t>
      </w:r>
      <w:r>
        <w:t>or indirectly, bribe money or advantages.</w:t>
      </w:r>
    </w:p>
    <w:p w14:paraId="78BF8297" w14:textId="77777777" w:rsidR="00E73334" w:rsidRDefault="00E73334">
      <w:pPr>
        <w:pStyle w:val="Brdtekst"/>
        <w:spacing w:before="9"/>
        <w:ind w:left="0"/>
        <w:rPr>
          <w:sz w:val="19"/>
        </w:rPr>
      </w:pPr>
    </w:p>
    <w:p w14:paraId="6601D091" w14:textId="77777777" w:rsidR="00E73334" w:rsidRDefault="00D7774C">
      <w:pPr>
        <w:pStyle w:val="Brdtekst"/>
        <w:ind w:right="122"/>
      </w:pPr>
      <w:r>
        <w:t>Bribery occurs</w:t>
      </w:r>
      <w:r>
        <w:rPr>
          <w:spacing w:val="-1"/>
        </w:rPr>
        <w:t xml:space="preserve"> </w:t>
      </w:r>
      <w:r>
        <w:t xml:space="preserve">when you offer, pay, </w:t>
      </w:r>
      <w:proofErr w:type="gramStart"/>
      <w:r>
        <w:t>seek</w:t>
      </w:r>
      <w:proofErr w:type="gramEnd"/>
      <w:r>
        <w:t xml:space="preserve"> or accept an improper payment, gift or advantage to influence research, business or governmental outcome or decision. Engaging in bribery or turning a blind eye to your</w:t>
      </w:r>
      <w:r>
        <w:rPr>
          <w:spacing w:val="-2"/>
        </w:rPr>
        <w:t xml:space="preserve"> </w:t>
      </w:r>
      <w:r>
        <w:t>suspicions</w:t>
      </w:r>
      <w:r>
        <w:rPr>
          <w:spacing w:val="-4"/>
        </w:rPr>
        <w:t xml:space="preserve"> </w:t>
      </w:r>
      <w:r>
        <w:t>of</w:t>
      </w:r>
      <w:r>
        <w:rPr>
          <w:spacing w:val="-2"/>
        </w:rPr>
        <w:t xml:space="preserve"> </w:t>
      </w:r>
      <w:r>
        <w:t>bribery,</w:t>
      </w:r>
      <w:r>
        <w:rPr>
          <w:spacing w:val="-4"/>
        </w:rPr>
        <w:t xml:space="preserve"> </w:t>
      </w:r>
      <w:r>
        <w:t>can</w:t>
      </w:r>
      <w:r>
        <w:rPr>
          <w:spacing w:val="-3"/>
        </w:rPr>
        <w:t xml:space="preserve"> </w:t>
      </w:r>
      <w:r>
        <w:t>result</w:t>
      </w:r>
      <w:r>
        <w:rPr>
          <w:spacing w:val="-2"/>
        </w:rPr>
        <w:t xml:space="preserve"> </w:t>
      </w:r>
      <w:r>
        <w:t>in</w:t>
      </w:r>
      <w:r>
        <w:rPr>
          <w:spacing w:val="-3"/>
        </w:rPr>
        <w:t xml:space="preserve"> </w:t>
      </w:r>
      <w:r>
        <w:t>liability</w:t>
      </w:r>
      <w:r>
        <w:rPr>
          <w:spacing w:val="-2"/>
        </w:rPr>
        <w:t xml:space="preserve"> </w:t>
      </w:r>
      <w:r>
        <w:t>for</w:t>
      </w:r>
      <w:r>
        <w:rPr>
          <w:spacing w:val="-2"/>
        </w:rPr>
        <w:t xml:space="preserve"> </w:t>
      </w:r>
      <w:r>
        <w:t>CMI</w:t>
      </w:r>
      <w:r>
        <w:rPr>
          <w:spacing w:val="-2"/>
        </w:rPr>
        <w:t xml:space="preserve"> </w:t>
      </w:r>
      <w:r>
        <w:t>and</w:t>
      </w:r>
      <w:r>
        <w:rPr>
          <w:spacing w:val="-3"/>
        </w:rPr>
        <w:t xml:space="preserve"> </w:t>
      </w:r>
      <w:r>
        <w:t>for</w:t>
      </w:r>
      <w:r>
        <w:rPr>
          <w:spacing w:val="-4"/>
        </w:rPr>
        <w:t xml:space="preserve"> </w:t>
      </w:r>
      <w:r>
        <w:t>you</w:t>
      </w:r>
      <w:r>
        <w:rPr>
          <w:spacing w:val="-3"/>
        </w:rPr>
        <w:t xml:space="preserve"> </w:t>
      </w:r>
      <w:r>
        <w:t>personally.</w:t>
      </w:r>
      <w:r>
        <w:rPr>
          <w:spacing w:val="-3"/>
        </w:rPr>
        <w:t xml:space="preserve"> </w:t>
      </w:r>
      <w:r>
        <w:t>Bribes</w:t>
      </w:r>
      <w:r>
        <w:rPr>
          <w:spacing w:val="-1"/>
        </w:rPr>
        <w:t xml:space="preserve"> </w:t>
      </w:r>
      <w:r>
        <w:t>can</w:t>
      </w:r>
      <w:r>
        <w:rPr>
          <w:spacing w:val="-3"/>
        </w:rPr>
        <w:t xml:space="preserve"> </w:t>
      </w:r>
      <w:r>
        <w:t>be</w:t>
      </w:r>
      <w:r>
        <w:rPr>
          <w:spacing w:val="-5"/>
        </w:rPr>
        <w:t xml:space="preserve"> </w:t>
      </w:r>
      <w:r>
        <w:t>in</w:t>
      </w:r>
      <w:r>
        <w:rPr>
          <w:spacing w:val="-2"/>
        </w:rPr>
        <w:t xml:space="preserve"> </w:t>
      </w:r>
      <w:r>
        <w:t>the</w:t>
      </w:r>
      <w:r>
        <w:rPr>
          <w:spacing w:val="-1"/>
        </w:rPr>
        <w:t xml:space="preserve"> </w:t>
      </w:r>
      <w:r>
        <w:t>form of money, or anything else of value, such as a gift or donation, travel benefits, employment benefits, or any other advantage.</w:t>
      </w:r>
    </w:p>
    <w:p w14:paraId="6EAB324D" w14:textId="77777777" w:rsidR="00E73334" w:rsidRDefault="00E73334">
      <w:pPr>
        <w:pStyle w:val="Brdtekst"/>
        <w:spacing w:before="7"/>
        <w:ind w:left="0"/>
        <w:rPr>
          <w:sz w:val="19"/>
        </w:rPr>
      </w:pPr>
    </w:p>
    <w:p w14:paraId="38B595D4" w14:textId="77777777" w:rsidR="00E73334" w:rsidRDefault="00D7774C">
      <w:pPr>
        <w:pStyle w:val="Brdtekst"/>
        <w:ind w:right="122"/>
      </w:pPr>
      <w:r>
        <w:t>Facilitation payments are small unofficial payments aimed at expediting or securing the provision of products or services to which you or the company is legally entitled. A facilitation payment is illegal under</w:t>
      </w:r>
      <w:r>
        <w:rPr>
          <w:spacing w:val="-2"/>
        </w:rPr>
        <w:t xml:space="preserve"> </w:t>
      </w:r>
      <w:r>
        <w:t>several</w:t>
      </w:r>
      <w:r>
        <w:rPr>
          <w:spacing w:val="-2"/>
        </w:rPr>
        <w:t xml:space="preserve"> </w:t>
      </w:r>
      <w:r>
        <w:t>anti-bribery</w:t>
      </w:r>
      <w:r>
        <w:rPr>
          <w:spacing w:val="-2"/>
        </w:rPr>
        <w:t xml:space="preserve"> </w:t>
      </w:r>
      <w:r>
        <w:t>laws</w:t>
      </w:r>
      <w:r>
        <w:rPr>
          <w:spacing w:val="-2"/>
        </w:rPr>
        <w:t xml:space="preserve"> </w:t>
      </w:r>
      <w:r>
        <w:t>and</w:t>
      </w:r>
      <w:r>
        <w:rPr>
          <w:spacing w:val="-3"/>
        </w:rPr>
        <w:t xml:space="preserve"> </w:t>
      </w:r>
      <w:r>
        <w:t>is</w:t>
      </w:r>
      <w:r>
        <w:rPr>
          <w:spacing w:val="-4"/>
        </w:rPr>
        <w:t xml:space="preserve"> </w:t>
      </w:r>
      <w:r>
        <w:t>considered</w:t>
      </w:r>
      <w:r>
        <w:rPr>
          <w:spacing w:val="-2"/>
        </w:rPr>
        <w:t xml:space="preserve"> </w:t>
      </w:r>
      <w:r>
        <w:t>by</w:t>
      </w:r>
      <w:r>
        <w:rPr>
          <w:spacing w:val="-5"/>
        </w:rPr>
        <w:t xml:space="preserve"> </w:t>
      </w:r>
      <w:r>
        <w:t>CMI</w:t>
      </w:r>
      <w:r>
        <w:rPr>
          <w:spacing w:val="-2"/>
        </w:rPr>
        <w:t xml:space="preserve"> </w:t>
      </w:r>
      <w:r>
        <w:t>to</w:t>
      </w:r>
      <w:r>
        <w:rPr>
          <w:spacing w:val="-1"/>
        </w:rPr>
        <w:t xml:space="preserve"> </w:t>
      </w:r>
      <w:r>
        <w:t>be</w:t>
      </w:r>
      <w:r>
        <w:rPr>
          <w:spacing w:val="-5"/>
        </w:rPr>
        <w:t xml:space="preserve"> </w:t>
      </w:r>
      <w:r>
        <w:t>a</w:t>
      </w:r>
      <w:r>
        <w:rPr>
          <w:spacing w:val="-2"/>
        </w:rPr>
        <w:t xml:space="preserve"> </w:t>
      </w:r>
      <w:r>
        <w:t>type</w:t>
      </w:r>
      <w:r>
        <w:rPr>
          <w:spacing w:val="-4"/>
        </w:rPr>
        <w:t xml:space="preserve"> </w:t>
      </w:r>
      <w:r>
        <w:t>of</w:t>
      </w:r>
      <w:r>
        <w:rPr>
          <w:spacing w:val="-2"/>
        </w:rPr>
        <w:t xml:space="preserve"> </w:t>
      </w:r>
      <w:r>
        <w:t>bribe.</w:t>
      </w:r>
      <w:r>
        <w:rPr>
          <w:spacing w:val="-2"/>
        </w:rPr>
        <w:t xml:space="preserve"> </w:t>
      </w:r>
      <w:r>
        <w:t>It</w:t>
      </w:r>
      <w:r>
        <w:rPr>
          <w:spacing w:val="-2"/>
        </w:rPr>
        <w:t xml:space="preserve"> </w:t>
      </w:r>
      <w:r>
        <w:t>is</w:t>
      </w:r>
      <w:r>
        <w:rPr>
          <w:spacing w:val="-2"/>
        </w:rPr>
        <w:t xml:space="preserve"> </w:t>
      </w:r>
      <w:r>
        <w:t>strictly</w:t>
      </w:r>
      <w:r>
        <w:rPr>
          <w:spacing w:val="-2"/>
        </w:rPr>
        <w:t xml:space="preserve"> </w:t>
      </w:r>
      <w:r>
        <w:t>prohibited</w:t>
      </w:r>
      <w:r>
        <w:rPr>
          <w:spacing w:val="-2"/>
        </w:rPr>
        <w:t xml:space="preserve"> </w:t>
      </w:r>
      <w:r>
        <w:t>for anyone representing CMI to offer, make or receive facilitation payments.</w:t>
      </w:r>
    </w:p>
    <w:p w14:paraId="2941C88C" w14:textId="77777777" w:rsidR="00E73334" w:rsidRDefault="00E73334">
      <w:pPr>
        <w:pStyle w:val="Brdtekst"/>
        <w:spacing w:before="9"/>
        <w:ind w:left="0"/>
        <w:rPr>
          <w:sz w:val="19"/>
        </w:rPr>
      </w:pPr>
    </w:p>
    <w:p w14:paraId="5BB7773A" w14:textId="77777777" w:rsidR="00E73334" w:rsidRDefault="00D7774C">
      <w:pPr>
        <w:pStyle w:val="Brdtekst"/>
      </w:pPr>
      <w:r>
        <w:t>No</w:t>
      </w:r>
      <w:r>
        <w:rPr>
          <w:spacing w:val="-2"/>
        </w:rPr>
        <w:t xml:space="preserve"> </w:t>
      </w:r>
      <w:r>
        <w:t>employee</w:t>
      </w:r>
      <w:r>
        <w:rPr>
          <w:spacing w:val="-5"/>
        </w:rPr>
        <w:t xml:space="preserve"> </w:t>
      </w:r>
      <w:r>
        <w:t>or</w:t>
      </w:r>
      <w:r>
        <w:rPr>
          <w:spacing w:val="-3"/>
        </w:rPr>
        <w:t xml:space="preserve"> </w:t>
      </w:r>
      <w:r>
        <w:t>business</w:t>
      </w:r>
      <w:r>
        <w:rPr>
          <w:spacing w:val="-2"/>
        </w:rPr>
        <w:t xml:space="preserve"> </w:t>
      </w:r>
      <w:r>
        <w:t>partner</w:t>
      </w:r>
      <w:r>
        <w:rPr>
          <w:spacing w:val="-3"/>
        </w:rPr>
        <w:t xml:space="preserve"> </w:t>
      </w:r>
      <w:r>
        <w:t>will</w:t>
      </w:r>
      <w:r>
        <w:rPr>
          <w:spacing w:val="-5"/>
        </w:rPr>
        <w:t xml:space="preserve"> </w:t>
      </w:r>
      <w:r>
        <w:t>suffer</w:t>
      </w:r>
      <w:r>
        <w:rPr>
          <w:spacing w:val="-3"/>
        </w:rPr>
        <w:t xml:space="preserve"> </w:t>
      </w:r>
      <w:r>
        <w:t>adverse</w:t>
      </w:r>
      <w:r>
        <w:rPr>
          <w:spacing w:val="-2"/>
        </w:rPr>
        <w:t xml:space="preserve"> </w:t>
      </w:r>
      <w:r>
        <w:t>consequences</w:t>
      </w:r>
      <w:r>
        <w:rPr>
          <w:spacing w:val="-2"/>
        </w:rPr>
        <w:t xml:space="preserve"> </w:t>
      </w:r>
      <w:r>
        <w:t>for</w:t>
      </w:r>
      <w:r>
        <w:rPr>
          <w:spacing w:val="-3"/>
        </w:rPr>
        <w:t xml:space="preserve"> </w:t>
      </w:r>
      <w:r>
        <w:t>refusing</w:t>
      </w:r>
      <w:r>
        <w:rPr>
          <w:spacing w:val="-5"/>
        </w:rPr>
        <w:t xml:space="preserve"> </w:t>
      </w:r>
      <w:r>
        <w:t>to</w:t>
      </w:r>
      <w:r>
        <w:rPr>
          <w:spacing w:val="-2"/>
        </w:rPr>
        <w:t xml:space="preserve"> </w:t>
      </w:r>
      <w:r>
        <w:t>engage</w:t>
      </w:r>
      <w:r>
        <w:rPr>
          <w:spacing w:val="-5"/>
        </w:rPr>
        <w:t xml:space="preserve"> </w:t>
      </w:r>
      <w:r>
        <w:t>in</w:t>
      </w:r>
      <w:r>
        <w:rPr>
          <w:spacing w:val="-3"/>
        </w:rPr>
        <w:t xml:space="preserve"> </w:t>
      </w:r>
      <w:r>
        <w:t>improper payment activity, even if this results in loss of business.</w:t>
      </w:r>
    </w:p>
    <w:p w14:paraId="2865DA24" w14:textId="77777777" w:rsidR="00E73334" w:rsidRDefault="00E73334">
      <w:pPr>
        <w:sectPr w:rsidR="00E73334">
          <w:pgSz w:w="12240" w:h="15840"/>
          <w:pgMar w:top="1360" w:right="1320" w:bottom="280" w:left="1340" w:header="720" w:footer="720" w:gutter="0"/>
          <w:cols w:space="720"/>
        </w:sectPr>
      </w:pPr>
    </w:p>
    <w:p w14:paraId="666E6A65" w14:textId="77777777" w:rsidR="00E73334" w:rsidRDefault="00D7774C">
      <w:pPr>
        <w:pStyle w:val="Overskrift2"/>
        <w:spacing w:before="22"/>
      </w:pPr>
      <w:bookmarkStart w:id="15" w:name="_bookmark7"/>
      <w:bookmarkStart w:id="16" w:name="_Toc129871202"/>
      <w:bookmarkEnd w:id="15"/>
      <w:r>
        <w:rPr>
          <w:color w:val="2E5395"/>
          <w:spacing w:val="-2"/>
        </w:rPr>
        <w:lastRenderedPageBreak/>
        <w:t>Procurement</w:t>
      </w:r>
      <w:bookmarkEnd w:id="16"/>
    </w:p>
    <w:p w14:paraId="107E02DF" w14:textId="77777777" w:rsidR="00DF3183" w:rsidRPr="00DF3183" w:rsidRDefault="00DF3183" w:rsidP="00DF3183">
      <w:pPr>
        <w:pStyle w:val="NormalWeb"/>
        <w:ind w:left="100"/>
        <w:rPr>
          <w:rFonts w:ascii="Calibri" w:eastAsia="Calibri" w:hAnsi="Calibri" w:cs="Calibri"/>
          <w:sz w:val="22"/>
          <w:szCs w:val="22"/>
          <w:lang w:val="en-US" w:eastAsia="en-US"/>
        </w:rPr>
      </w:pPr>
      <w:r w:rsidRPr="00DF3183">
        <w:rPr>
          <w:rFonts w:ascii="Calibri" w:eastAsia="Calibri" w:hAnsi="Calibri" w:cs="Calibri"/>
          <w:sz w:val="22"/>
          <w:szCs w:val="22"/>
          <w:lang w:val="en-US" w:eastAsia="en-US"/>
        </w:rPr>
        <w:t>Procurement of goods, works and services is carried out in accordance with the applicable legislation and internationally accepted principles and good procurement practices. CMI strives to follow procurement practices to ensure value for money and realize efficiencies and opportunities in our procurement processes. Relationships with suppliers should be fair, transparent, and should create value for all parties. </w:t>
      </w:r>
    </w:p>
    <w:p w14:paraId="4D40DE08" w14:textId="4F7ADA0F" w:rsidR="00DF3183" w:rsidRPr="00DF3183" w:rsidRDefault="00DF3183" w:rsidP="00DF3183">
      <w:pPr>
        <w:pStyle w:val="NormalWeb"/>
        <w:ind w:left="100"/>
        <w:rPr>
          <w:rFonts w:ascii="Calibri" w:eastAsia="Calibri" w:hAnsi="Calibri" w:cs="Calibri"/>
          <w:sz w:val="22"/>
          <w:szCs w:val="22"/>
          <w:lang w:val="en-US" w:eastAsia="en-US"/>
        </w:rPr>
      </w:pPr>
      <w:r w:rsidRPr="00DF3183">
        <w:rPr>
          <w:rFonts w:ascii="Calibri" w:eastAsia="Calibri" w:hAnsi="Calibri" w:cs="Calibri"/>
          <w:sz w:val="22"/>
          <w:szCs w:val="22"/>
          <w:lang w:val="en-US" w:eastAsia="en-US"/>
        </w:rPr>
        <w:t xml:space="preserve">See CMI's </w:t>
      </w:r>
      <w:r>
        <w:rPr>
          <w:rFonts w:ascii="Calibri" w:eastAsia="Calibri" w:hAnsi="Calibri" w:cs="Calibri"/>
          <w:sz w:val="22"/>
          <w:szCs w:val="22"/>
          <w:lang w:val="en-US" w:eastAsia="en-US"/>
        </w:rPr>
        <w:t xml:space="preserve">current </w:t>
      </w:r>
      <w:r w:rsidRPr="00DF3183">
        <w:rPr>
          <w:rFonts w:ascii="Calibri" w:eastAsia="Calibri" w:hAnsi="Calibri" w:cs="Calibri"/>
          <w:sz w:val="22"/>
          <w:szCs w:val="22"/>
          <w:lang w:val="en-US" w:eastAsia="en-US"/>
        </w:rPr>
        <w:t>procurement guidelines and which roles have budgetary spending authority</w:t>
      </w:r>
      <w:r>
        <w:rPr>
          <w:rFonts w:ascii="Calibri" w:eastAsia="Calibri" w:hAnsi="Calibri" w:cs="Calibri"/>
          <w:sz w:val="22"/>
          <w:szCs w:val="22"/>
          <w:lang w:val="en-US" w:eastAsia="en-US"/>
        </w:rPr>
        <w:t xml:space="preserve"> in the personnel handbook, page: </w:t>
      </w:r>
      <w:hyperlink r:id="rId16" w:history="1">
        <w:r w:rsidRPr="00DF3183">
          <w:rPr>
            <w:rFonts w:ascii="Calibri" w:eastAsia="Calibri" w:hAnsi="Calibri" w:cs="Calibri"/>
            <w:sz w:val="22"/>
            <w:szCs w:val="22"/>
            <w:lang w:val="en-US" w:eastAsia="en-US"/>
          </w:rPr>
          <w:t>Procurement Guidelines (tenders)</w:t>
        </w:r>
      </w:hyperlink>
      <w:r w:rsidRPr="00DF3183">
        <w:rPr>
          <w:rFonts w:ascii="Calibri" w:eastAsia="Calibri" w:hAnsi="Calibri" w:cs="Calibri"/>
          <w:sz w:val="22"/>
          <w:szCs w:val="22"/>
          <w:lang w:val="en-US" w:eastAsia="en-US"/>
        </w:rPr>
        <w:t>. </w:t>
      </w:r>
    </w:p>
    <w:p w14:paraId="0264B1C3" w14:textId="77777777" w:rsidR="00E73334" w:rsidRDefault="00E73334">
      <w:pPr>
        <w:pStyle w:val="Brdtekst"/>
        <w:spacing w:before="10"/>
        <w:ind w:left="0"/>
        <w:rPr>
          <w:sz w:val="19"/>
        </w:rPr>
      </w:pPr>
    </w:p>
    <w:p w14:paraId="6C04315F" w14:textId="77777777" w:rsidR="00E73334" w:rsidRDefault="00D7774C">
      <w:pPr>
        <w:pStyle w:val="Overskrift2"/>
      </w:pPr>
      <w:bookmarkStart w:id="17" w:name="_bookmark8"/>
      <w:bookmarkStart w:id="18" w:name="_Toc129871203"/>
      <w:bookmarkEnd w:id="17"/>
      <w:r>
        <w:rPr>
          <w:color w:val="2E5395"/>
        </w:rPr>
        <w:t>Gifts</w:t>
      </w:r>
      <w:r>
        <w:rPr>
          <w:color w:val="2E5395"/>
          <w:spacing w:val="-6"/>
        </w:rPr>
        <w:t xml:space="preserve"> </w:t>
      </w:r>
      <w:r>
        <w:rPr>
          <w:color w:val="2E5395"/>
        </w:rPr>
        <w:t>and</w:t>
      </w:r>
      <w:r>
        <w:rPr>
          <w:color w:val="2E5395"/>
          <w:spacing w:val="-7"/>
        </w:rPr>
        <w:t xml:space="preserve"> </w:t>
      </w:r>
      <w:r>
        <w:rPr>
          <w:color w:val="2E5395"/>
          <w:spacing w:val="-2"/>
        </w:rPr>
        <w:t>Hospitality</w:t>
      </w:r>
      <w:bookmarkEnd w:id="18"/>
    </w:p>
    <w:p w14:paraId="77E6F7CE" w14:textId="77777777" w:rsidR="00E73334" w:rsidRDefault="00D7774C">
      <w:pPr>
        <w:pStyle w:val="Brdtekst"/>
        <w:spacing w:before="23" w:line="259" w:lineRule="auto"/>
        <w:ind w:right="193"/>
      </w:pPr>
      <w:r>
        <w:t xml:space="preserve">CMI does not allow gifts or hospitality </w:t>
      </w:r>
      <w:proofErr w:type="gramStart"/>
      <w:r>
        <w:t>where</w:t>
      </w:r>
      <w:proofErr w:type="gramEnd"/>
      <w:r>
        <w:t xml:space="preserve"> giving or accepting them could influence business decisions, violate any local laws or the policies of the recipient company, or cause others to perceive such</w:t>
      </w:r>
      <w:r>
        <w:rPr>
          <w:spacing w:val="-2"/>
        </w:rPr>
        <w:t xml:space="preserve"> </w:t>
      </w:r>
      <w:r>
        <w:t>influence</w:t>
      </w:r>
      <w:r>
        <w:rPr>
          <w:spacing w:val="-3"/>
        </w:rPr>
        <w:t xml:space="preserve"> </w:t>
      </w:r>
      <w:r>
        <w:t>or</w:t>
      </w:r>
      <w:r>
        <w:rPr>
          <w:spacing w:val="-3"/>
        </w:rPr>
        <w:t xml:space="preserve"> </w:t>
      </w:r>
      <w:r>
        <w:t>violation.</w:t>
      </w:r>
      <w:r>
        <w:rPr>
          <w:spacing w:val="-4"/>
        </w:rPr>
        <w:t xml:space="preserve"> </w:t>
      </w:r>
      <w:r>
        <w:t>The acceptance</w:t>
      </w:r>
      <w:r>
        <w:rPr>
          <w:spacing w:val="-3"/>
        </w:rPr>
        <w:t xml:space="preserve"> </w:t>
      </w:r>
      <w:r>
        <w:t>of</w:t>
      </w:r>
      <w:r>
        <w:rPr>
          <w:spacing w:val="-1"/>
        </w:rPr>
        <w:t xml:space="preserve"> </w:t>
      </w:r>
      <w:r>
        <w:t>gifts</w:t>
      </w:r>
      <w:r>
        <w:rPr>
          <w:spacing w:val="-1"/>
        </w:rPr>
        <w:t xml:space="preserve"> </w:t>
      </w:r>
      <w:r>
        <w:t>is</w:t>
      </w:r>
      <w:r>
        <w:rPr>
          <w:spacing w:val="-3"/>
        </w:rPr>
        <w:t xml:space="preserve"> </w:t>
      </w:r>
      <w:r>
        <w:t>prohibited,</w:t>
      </w:r>
      <w:r>
        <w:rPr>
          <w:spacing w:val="-1"/>
        </w:rPr>
        <w:t xml:space="preserve"> </w:t>
      </w:r>
      <w:r>
        <w:t>unless</w:t>
      </w:r>
      <w:r>
        <w:rPr>
          <w:spacing w:val="-3"/>
        </w:rPr>
        <w:t xml:space="preserve"> </w:t>
      </w:r>
      <w:r>
        <w:t>these are small</w:t>
      </w:r>
      <w:r>
        <w:rPr>
          <w:spacing w:val="-4"/>
        </w:rPr>
        <w:t xml:space="preserve"> </w:t>
      </w:r>
      <w:r>
        <w:t>or</w:t>
      </w:r>
      <w:r>
        <w:rPr>
          <w:spacing w:val="-1"/>
        </w:rPr>
        <w:t xml:space="preserve"> </w:t>
      </w:r>
      <w:r>
        <w:t>token</w:t>
      </w:r>
      <w:r>
        <w:rPr>
          <w:spacing w:val="-5"/>
        </w:rPr>
        <w:t xml:space="preserve"> </w:t>
      </w:r>
      <w:r>
        <w:t>gifts</w:t>
      </w:r>
      <w:r>
        <w:rPr>
          <w:spacing w:val="-3"/>
        </w:rPr>
        <w:t xml:space="preserve"> </w:t>
      </w:r>
      <w:r>
        <w:t>of a low value.</w:t>
      </w:r>
    </w:p>
    <w:p w14:paraId="72BD9923" w14:textId="77777777" w:rsidR="00E73334" w:rsidRDefault="00D7774C">
      <w:pPr>
        <w:pStyle w:val="Brdtekst"/>
        <w:spacing w:before="158"/>
      </w:pPr>
      <w:r>
        <w:t>All</w:t>
      </w:r>
      <w:r>
        <w:rPr>
          <w:spacing w:val="-2"/>
        </w:rPr>
        <w:t xml:space="preserve"> </w:t>
      </w:r>
      <w:r>
        <w:t>offered</w:t>
      </w:r>
      <w:r>
        <w:rPr>
          <w:spacing w:val="-2"/>
        </w:rPr>
        <w:t xml:space="preserve"> </w:t>
      </w:r>
      <w:r>
        <w:t>and</w:t>
      </w:r>
      <w:r>
        <w:rPr>
          <w:spacing w:val="-4"/>
        </w:rPr>
        <w:t xml:space="preserve"> </w:t>
      </w:r>
      <w:r>
        <w:t>received</w:t>
      </w:r>
      <w:r>
        <w:rPr>
          <w:spacing w:val="-2"/>
        </w:rPr>
        <w:t xml:space="preserve"> </w:t>
      </w:r>
      <w:r>
        <w:t>gifts</w:t>
      </w:r>
      <w:r>
        <w:rPr>
          <w:spacing w:val="-1"/>
        </w:rPr>
        <w:t xml:space="preserve"> </w:t>
      </w:r>
      <w:r>
        <w:t>and</w:t>
      </w:r>
      <w:r>
        <w:rPr>
          <w:spacing w:val="-3"/>
        </w:rPr>
        <w:t xml:space="preserve"> </w:t>
      </w:r>
      <w:r>
        <w:t>hospitality</w:t>
      </w:r>
      <w:r>
        <w:rPr>
          <w:spacing w:val="-3"/>
        </w:rPr>
        <w:t xml:space="preserve"> </w:t>
      </w:r>
      <w:r>
        <w:t>shall</w:t>
      </w:r>
      <w:r>
        <w:rPr>
          <w:spacing w:val="-2"/>
        </w:rPr>
        <w:t xml:space="preserve"> </w:t>
      </w:r>
      <w:r>
        <w:t>always</w:t>
      </w:r>
      <w:r>
        <w:rPr>
          <w:spacing w:val="-2"/>
        </w:rPr>
        <w:t xml:space="preserve"> </w:t>
      </w:r>
      <w:r>
        <w:t>be</w:t>
      </w:r>
      <w:r>
        <w:rPr>
          <w:spacing w:val="-5"/>
        </w:rPr>
        <w:t xml:space="preserve"> </w:t>
      </w:r>
      <w:r>
        <w:t>properly</w:t>
      </w:r>
      <w:r>
        <w:rPr>
          <w:spacing w:val="-2"/>
        </w:rPr>
        <w:t xml:space="preserve"> </w:t>
      </w:r>
      <w:r>
        <w:t>recorded</w:t>
      </w:r>
      <w:r>
        <w:rPr>
          <w:spacing w:val="-2"/>
        </w:rPr>
        <w:t xml:space="preserve"> </w:t>
      </w:r>
      <w:r>
        <w:t>in</w:t>
      </w:r>
      <w:r>
        <w:rPr>
          <w:spacing w:val="-6"/>
        </w:rPr>
        <w:t xml:space="preserve"> </w:t>
      </w:r>
      <w:r>
        <w:t>CMI's</w:t>
      </w:r>
      <w:r>
        <w:rPr>
          <w:spacing w:val="-2"/>
        </w:rPr>
        <w:t xml:space="preserve"> </w:t>
      </w:r>
      <w:r>
        <w:t>Gifts</w:t>
      </w:r>
      <w:r>
        <w:rPr>
          <w:spacing w:val="-1"/>
        </w:rPr>
        <w:t xml:space="preserve"> </w:t>
      </w:r>
      <w:r>
        <w:t>and Hospitality Register.</w:t>
      </w:r>
    </w:p>
    <w:p w14:paraId="6EA8C4EE" w14:textId="77777777" w:rsidR="00E73334" w:rsidRDefault="00E73334">
      <w:pPr>
        <w:pStyle w:val="Brdtekst"/>
        <w:spacing w:before="9"/>
        <w:ind w:left="0"/>
        <w:rPr>
          <w:sz w:val="19"/>
        </w:rPr>
      </w:pPr>
    </w:p>
    <w:p w14:paraId="5B97C9FB" w14:textId="77777777" w:rsidR="00E73334" w:rsidRDefault="00D7774C">
      <w:pPr>
        <w:pStyle w:val="Brdtekst"/>
        <w:ind w:right="193"/>
      </w:pPr>
      <w:r>
        <w:t>Charitable</w:t>
      </w:r>
      <w:r>
        <w:rPr>
          <w:spacing w:val="-1"/>
        </w:rPr>
        <w:t xml:space="preserve"> </w:t>
      </w:r>
      <w:r>
        <w:t>donations</w:t>
      </w:r>
      <w:r>
        <w:rPr>
          <w:spacing w:val="-4"/>
        </w:rPr>
        <w:t xml:space="preserve"> </w:t>
      </w:r>
      <w:r>
        <w:t>to</w:t>
      </w:r>
      <w:r>
        <w:rPr>
          <w:spacing w:val="-3"/>
        </w:rPr>
        <w:t xml:space="preserve"> </w:t>
      </w:r>
      <w:r>
        <w:t>organizations</w:t>
      </w:r>
      <w:r>
        <w:rPr>
          <w:spacing w:val="-2"/>
        </w:rPr>
        <w:t xml:space="preserve"> </w:t>
      </w:r>
      <w:r>
        <w:t>do</w:t>
      </w:r>
      <w:r>
        <w:rPr>
          <w:spacing w:val="-4"/>
        </w:rPr>
        <w:t xml:space="preserve"> </w:t>
      </w:r>
      <w:r>
        <w:t>not</w:t>
      </w:r>
      <w:r>
        <w:rPr>
          <w:spacing w:val="-4"/>
        </w:rPr>
        <w:t xml:space="preserve"> </w:t>
      </w:r>
      <w:r>
        <w:t>carry</w:t>
      </w:r>
      <w:r>
        <w:rPr>
          <w:spacing w:val="-2"/>
        </w:rPr>
        <w:t xml:space="preserve"> </w:t>
      </w:r>
      <w:r>
        <w:t>the</w:t>
      </w:r>
      <w:r>
        <w:rPr>
          <w:spacing w:val="-6"/>
        </w:rPr>
        <w:t xml:space="preserve"> </w:t>
      </w:r>
      <w:r>
        <w:t>same</w:t>
      </w:r>
      <w:r>
        <w:rPr>
          <w:spacing w:val="-4"/>
        </w:rPr>
        <w:t xml:space="preserve"> </w:t>
      </w:r>
      <w:r>
        <w:t>requirement</w:t>
      </w:r>
      <w:r>
        <w:rPr>
          <w:spacing w:val="-4"/>
        </w:rPr>
        <w:t xml:space="preserve"> </w:t>
      </w:r>
      <w:r>
        <w:t>for</w:t>
      </w:r>
      <w:r>
        <w:rPr>
          <w:spacing w:val="-5"/>
        </w:rPr>
        <w:t xml:space="preserve"> </w:t>
      </w:r>
      <w:r>
        <w:t>mutual</w:t>
      </w:r>
      <w:r>
        <w:rPr>
          <w:spacing w:val="-2"/>
        </w:rPr>
        <w:t xml:space="preserve"> </w:t>
      </w:r>
      <w:r>
        <w:t>benefit.</w:t>
      </w:r>
      <w:r>
        <w:rPr>
          <w:spacing w:val="-2"/>
        </w:rPr>
        <w:t xml:space="preserve"> </w:t>
      </w:r>
      <w:r>
        <w:t>However, no charitable donations shall be made for political or religious purposes. All charitable donations must be approved in advance by CMI’s management.</w:t>
      </w:r>
    </w:p>
    <w:p w14:paraId="692C9532" w14:textId="77777777" w:rsidR="00E73334" w:rsidRDefault="00E73334">
      <w:pPr>
        <w:pStyle w:val="Brdtekst"/>
        <w:spacing w:before="11"/>
        <w:ind w:left="0"/>
        <w:rPr>
          <w:sz w:val="19"/>
        </w:rPr>
      </w:pPr>
    </w:p>
    <w:p w14:paraId="6E649865" w14:textId="77777777" w:rsidR="00E73334" w:rsidRDefault="00D7774C">
      <w:pPr>
        <w:pStyle w:val="Overskrift2"/>
      </w:pPr>
      <w:bookmarkStart w:id="19" w:name="_bookmark9"/>
      <w:bookmarkStart w:id="20" w:name="_Toc129871204"/>
      <w:bookmarkEnd w:id="19"/>
      <w:r>
        <w:rPr>
          <w:color w:val="2E5395"/>
        </w:rPr>
        <w:t>Conflict</w:t>
      </w:r>
      <w:r>
        <w:rPr>
          <w:color w:val="2E5395"/>
          <w:spacing w:val="-8"/>
        </w:rPr>
        <w:t xml:space="preserve"> </w:t>
      </w:r>
      <w:r>
        <w:rPr>
          <w:color w:val="2E5395"/>
        </w:rPr>
        <w:t>of</w:t>
      </w:r>
      <w:r>
        <w:rPr>
          <w:color w:val="2E5395"/>
          <w:spacing w:val="-9"/>
        </w:rPr>
        <w:t xml:space="preserve"> </w:t>
      </w:r>
      <w:r>
        <w:rPr>
          <w:color w:val="2E5395"/>
          <w:spacing w:val="-2"/>
        </w:rPr>
        <w:t>Interest</w:t>
      </w:r>
      <w:bookmarkEnd w:id="20"/>
    </w:p>
    <w:p w14:paraId="243756DA" w14:textId="77777777" w:rsidR="00E73334" w:rsidRDefault="00D7774C">
      <w:pPr>
        <w:pStyle w:val="Brdtekst"/>
        <w:spacing w:before="21"/>
        <w:ind w:right="129"/>
      </w:pPr>
      <w:r>
        <w:t>Conflict of interest arises from situations in which one part of CMI’s work may influence, or appear to influence, the objective or impartial performance of another part of its work. Conflict of interest may also arise if some activity by CMI or its staff gives, or is perceived to give, CMI an undue advantage in pursuing funding. A personal conflict of</w:t>
      </w:r>
      <w:r>
        <w:rPr>
          <w:spacing w:val="-2"/>
        </w:rPr>
        <w:t xml:space="preserve"> </w:t>
      </w:r>
      <w:r>
        <w:t>interest</w:t>
      </w:r>
      <w:r>
        <w:rPr>
          <w:spacing w:val="-1"/>
        </w:rPr>
        <w:t xml:space="preserve"> </w:t>
      </w:r>
      <w:r>
        <w:t>may</w:t>
      </w:r>
      <w:r>
        <w:rPr>
          <w:spacing w:val="-1"/>
        </w:rPr>
        <w:t xml:space="preserve"> </w:t>
      </w:r>
      <w:r>
        <w:t>occur when personal</w:t>
      </w:r>
      <w:r>
        <w:rPr>
          <w:spacing w:val="-2"/>
        </w:rPr>
        <w:t xml:space="preserve"> </w:t>
      </w:r>
      <w:r>
        <w:t>relationships can influence or could</w:t>
      </w:r>
      <w:r>
        <w:rPr>
          <w:spacing w:val="-3"/>
        </w:rPr>
        <w:t xml:space="preserve"> </w:t>
      </w:r>
      <w:r>
        <w:t>be</w:t>
      </w:r>
      <w:r>
        <w:rPr>
          <w:spacing w:val="-2"/>
        </w:rPr>
        <w:t xml:space="preserve"> </w:t>
      </w:r>
      <w:r>
        <w:t>perceived</w:t>
      </w:r>
      <w:r>
        <w:rPr>
          <w:spacing w:val="-4"/>
        </w:rPr>
        <w:t xml:space="preserve"> </w:t>
      </w:r>
      <w:r>
        <w:t>to</w:t>
      </w:r>
      <w:r>
        <w:rPr>
          <w:spacing w:val="-1"/>
        </w:rPr>
        <w:t xml:space="preserve"> </w:t>
      </w:r>
      <w:r>
        <w:t>influence</w:t>
      </w:r>
      <w:r>
        <w:rPr>
          <w:spacing w:val="-1"/>
        </w:rPr>
        <w:t xml:space="preserve"> </w:t>
      </w:r>
      <w:r>
        <w:t>a</w:t>
      </w:r>
      <w:r>
        <w:rPr>
          <w:spacing w:val="-2"/>
        </w:rPr>
        <w:t xml:space="preserve"> </w:t>
      </w:r>
      <w:r>
        <w:t>person's</w:t>
      </w:r>
      <w:r>
        <w:rPr>
          <w:spacing w:val="-2"/>
        </w:rPr>
        <w:t xml:space="preserve"> </w:t>
      </w:r>
      <w:r>
        <w:t>decision</w:t>
      </w:r>
      <w:r>
        <w:rPr>
          <w:spacing w:val="-5"/>
        </w:rPr>
        <w:t xml:space="preserve"> </w:t>
      </w:r>
      <w:r>
        <w:t>making</w:t>
      </w:r>
      <w:r>
        <w:rPr>
          <w:spacing w:val="-3"/>
        </w:rPr>
        <w:t xml:space="preserve"> </w:t>
      </w:r>
      <w:r>
        <w:t>when</w:t>
      </w:r>
      <w:r>
        <w:rPr>
          <w:spacing w:val="-2"/>
        </w:rPr>
        <w:t xml:space="preserve"> </w:t>
      </w:r>
      <w:r>
        <w:t>acting</w:t>
      </w:r>
      <w:r>
        <w:rPr>
          <w:spacing w:val="-3"/>
        </w:rPr>
        <w:t xml:space="preserve"> </w:t>
      </w:r>
      <w:r>
        <w:t>for</w:t>
      </w:r>
      <w:r>
        <w:rPr>
          <w:spacing w:val="-5"/>
        </w:rPr>
        <w:t xml:space="preserve"> </w:t>
      </w:r>
      <w:r>
        <w:t>CMI.</w:t>
      </w:r>
      <w:r>
        <w:rPr>
          <w:spacing w:val="-5"/>
        </w:rPr>
        <w:t xml:space="preserve"> </w:t>
      </w:r>
      <w:r>
        <w:t>Any</w:t>
      </w:r>
      <w:r>
        <w:rPr>
          <w:spacing w:val="-2"/>
        </w:rPr>
        <w:t xml:space="preserve"> </w:t>
      </w:r>
      <w:r>
        <w:t>conflicts</w:t>
      </w:r>
      <w:r>
        <w:rPr>
          <w:spacing w:val="-4"/>
        </w:rPr>
        <w:t xml:space="preserve"> </w:t>
      </w:r>
      <w:r>
        <w:t>of</w:t>
      </w:r>
      <w:r>
        <w:rPr>
          <w:spacing w:val="-2"/>
        </w:rPr>
        <w:t xml:space="preserve"> </w:t>
      </w:r>
      <w:r>
        <w:t>interest that cannot reasonably be avoided shall be made fully transparent and reported.</w:t>
      </w:r>
    </w:p>
    <w:p w14:paraId="7A0B9BEB" w14:textId="77777777" w:rsidR="00E73334" w:rsidRDefault="00E73334">
      <w:pPr>
        <w:pStyle w:val="Brdtekst"/>
        <w:spacing w:before="10"/>
        <w:ind w:left="0"/>
        <w:rPr>
          <w:sz w:val="19"/>
        </w:rPr>
      </w:pPr>
    </w:p>
    <w:p w14:paraId="2A698573" w14:textId="77777777" w:rsidR="00E73334" w:rsidRDefault="00D7774C">
      <w:pPr>
        <w:pStyle w:val="Brdtekst"/>
        <w:ind w:right="193"/>
      </w:pPr>
      <w:r>
        <w:t xml:space="preserve">CMI is a project </w:t>
      </w:r>
      <w:proofErr w:type="spellStart"/>
      <w:r>
        <w:t>organisation</w:t>
      </w:r>
      <w:proofErr w:type="spellEnd"/>
      <w:r>
        <w:t>. As such, conflict of interest situations may occur when CMI apply for funding/bid</w:t>
      </w:r>
      <w:r>
        <w:rPr>
          <w:spacing w:val="-3"/>
        </w:rPr>
        <w:t xml:space="preserve"> </w:t>
      </w:r>
      <w:r>
        <w:t>for</w:t>
      </w:r>
      <w:r>
        <w:rPr>
          <w:spacing w:val="-2"/>
        </w:rPr>
        <w:t xml:space="preserve"> </w:t>
      </w:r>
      <w:r>
        <w:t>projects</w:t>
      </w:r>
      <w:r>
        <w:rPr>
          <w:spacing w:val="-5"/>
        </w:rPr>
        <w:t xml:space="preserve"> </w:t>
      </w:r>
      <w:r>
        <w:t>where</w:t>
      </w:r>
      <w:r>
        <w:rPr>
          <w:spacing w:val="-3"/>
        </w:rPr>
        <w:t xml:space="preserve"> </w:t>
      </w:r>
      <w:r>
        <w:t>we</w:t>
      </w:r>
      <w:r>
        <w:rPr>
          <w:spacing w:val="-2"/>
        </w:rPr>
        <w:t xml:space="preserve"> </w:t>
      </w:r>
      <w:r>
        <w:t>already</w:t>
      </w:r>
      <w:r>
        <w:rPr>
          <w:spacing w:val="-1"/>
        </w:rPr>
        <w:t xml:space="preserve"> </w:t>
      </w:r>
      <w:r>
        <w:t>have</w:t>
      </w:r>
      <w:r>
        <w:rPr>
          <w:spacing w:val="-4"/>
        </w:rPr>
        <w:t xml:space="preserve"> </w:t>
      </w:r>
      <w:r>
        <w:t>been</w:t>
      </w:r>
      <w:r>
        <w:rPr>
          <w:spacing w:val="-3"/>
        </w:rPr>
        <w:t xml:space="preserve"> </w:t>
      </w:r>
      <w:r>
        <w:t>involved</w:t>
      </w:r>
      <w:r>
        <w:rPr>
          <w:spacing w:val="-2"/>
        </w:rPr>
        <w:t xml:space="preserve"> </w:t>
      </w:r>
      <w:r>
        <w:t>in</w:t>
      </w:r>
      <w:r>
        <w:rPr>
          <w:spacing w:val="-3"/>
        </w:rPr>
        <w:t xml:space="preserve"> </w:t>
      </w:r>
      <w:r>
        <w:t>a</w:t>
      </w:r>
      <w:r>
        <w:rPr>
          <w:spacing w:val="-4"/>
        </w:rPr>
        <w:t xml:space="preserve"> </w:t>
      </w:r>
      <w:r>
        <w:t>previous</w:t>
      </w:r>
      <w:r>
        <w:rPr>
          <w:spacing w:val="-2"/>
        </w:rPr>
        <w:t xml:space="preserve"> </w:t>
      </w:r>
      <w:r>
        <w:t>stage.</w:t>
      </w:r>
      <w:r>
        <w:rPr>
          <w:spacing w:val="-3"/>
        </w:rPr>
        <w:t xml:space="preserve"> </w:t>
      </w:r>
      <w:r>
        <w:t>These</w:t>
      </w:r>
      <w:r>
        <w:rPr>
          <w:spacing w:val="-4"/>
        </w:rPr>
        <w:t xml:space="preserve"> </w:t>
      </w:r>
      <w:r>
        <w:t>situations</w:t>
      </w:r>
      <w:r>
        <w:rPr>
          <w:spacing w:val="-2"/>
        </w:rPr>
        <w:t xml:space="preserve"> </w:t>
      </w:r>
      <w:r>
        <w:t xml:space="preserve">are </w:t>
      </w:r>
      <w:proofErr w:type="gramStart"/>
      <w:r>
        <w:t>to a large extent all unique and have carefully to be</w:t>
      </w:r>
      <w:proofErr w:type="gramEnd"/>
      <w:r>
        <w:t xml:space="preserve"> handled case by case.</w:t>
      </w:r>
    </w:p>
    <w:p w14:paraId="2D316904" w14:textId="77777777" w:rsidR="00E73334" w:rsidRDefault="00E73334">
      <w:pPr>
        <w:pStyle w:val="Brdtekst"/>
        <w:spacing w:before="9"/>
        <w:ind w:left="0"/>
        <w:rPr>
          <w:sz w:val="19"/>
        </w:rPr>
      </w:pPr>
    </w:p>
    <w:p w14:paraId="5B9688EE" w14:textId="77777777" w:rsidR="00E73334" w:rsidRDefault="00D7774C">
      <w:pPr>
        <w:pStyle w:val="Brdtekst"/>
      </w:pPr>
      <w:r>
        <w:t>CMI</w:t>
      </w:r>
      <w:r>
        <w:rPr>
          <w:spacing w:val="-5"/>
        </w:rPr>
        <w:t xml:space="preserve"> </w:t>
      </w:r>
      <w:r>
        <w:t>staff</w:t>
      </w:r>
      <w:r>
        <w:rPr>
          <w:spacing w:val="-7"/>
        </w:rPr>
        <w:t xml:space="preserve"> </w:t>
      </w:r>
      <w:r>
        <w:t>has</w:t>
      </w:r>
      <w:r>
        <w:rPr>
          <w:spacing w:val="-4"/>
        </w:rPr>
        <w:t xml:space="preserve"> </w:t>
      </w:r>
      <w:r>
        <w:t>a</w:t>
      </w:r>
      <w:r>
        <w:rPr>
          <w:spacing w:val="-4"/>
        </w:rPr>
        <w:t xml:space="preserve"> </w:t>
      </w:r>
      <w:r>
        <w:t>personal</w:t>
      </w:r>
      <w:r>
        <w:rPr>
          <w:spacing w:val="-4"/>
        </w:rPr>
        <w:t xml:space="preserve"> </w:t>
      </w:r>
      <w:r>
        <w:t>responsibility</w:t>
      </w:r>
      <w:r>
        <w:rPr>
          <w:spacing w:val="-6"/>
        </w:rPr>
        <w:t xml:space="preserve"> </w:t>
      </w:r>
      <w:r>
        <w:rPr>
          <w:spacing w:val="-5"/>
        </w:rPr>
        <w:t>to:</w:t>
      </w:r>
    </w:p>
    <w:p w14:paraId="3910016E" w14:textId="77777777" w:rsidR="00E73334" w:rsidRDefault="00E73334">
      <w:pPr>
        <w:pStyle w:val="Brdtekst"/>
        <w:spacing w:before="8"/>
        <w:ind w:left="0"/>
        <w:rPr>
          <w:sz w:val="19"/>
        </w:rPr>
      </w:pPr>
    </w:p>
    <w:p w14:paraId="3613B32D" w14:textId="77777777" w:rsidR="00E73334" w:rsidRDefault="00D7774C">
      <w:pPr>
        <w:pStyle w:val="Listeavsnitt"/>
        <w:numPr>
          <w:ilvl w:val="0"/>
          <w:numId w:val="1"/>
        </w:numPr>
        <w:tabs>
          <w:tab w:val="left" w:pos="621"/>
        </w:tabs>
        <w:ind w:left="621"/>
      </w:pPr>
      <w:r>
        <w:t>be</w:t>
      </w:r>
      <w:r>
        <w:rPr>
          <w:spacing w:val="-1"/>
        </w:rPr>
        <w:t xml:space="preserve"> </w:t>
      </w:r>
      <w:r>
        <w:t>alert</w:t>
      </w:r>
      <w:r>
        <w:rPr>
          <w:spacing w:val="-1"/>
        </w:rPr>
        <w:t xml:space="preserve"> </w:t>
      </w:r>
      <w:r>
        <w:t>to</w:t>
      </w:r>
      <w:r>
        <w:rPr>
          <w:spacing w:val="-1"/>
        </w:rPr>
        <w:t xml:space="preserve"> </w:t>
      </w:r>
      <w:r>
        <w:t>any</w:t>
      </w:r>
      <w:r>
        <w:rPr>
          <w:spacing w:val="-2"/>
        </w:rPr>
        <w:t xml:space="preserve"> </w:t>
      </w:r>
      <w:r>
        <w:t>actual</w:t>
      </w:r>
      <w:r>
        <w:rPr>
          <w:spacing w:val="-5"/>
        </w:rPr>
        <w:t xml:space="preserve"> </w:t>
      </w:r>
      <w:r>
        <w:t>or</w:t>
      </w:r>
      <w:r>
        <w:rPr>
          <w:spacing w:val="-3"/>
        </w:rPr>
        <w:t xml:space="preserve"> </w:t>
      </w:r>
      <w:r>
        <w:t>potential</w:t>
      </w:r>
      <w:r>
        <w:rPr>
          <w:spacing w:val="-5"/>
        </w:rPr>
        <w:t xml:space="preserve"> </w:t>
      </w:r>
      <w:r>
        <w:t>conflict</w:t>
      </w:r>
      <w:r>
        <w:rPr>
          <w:spacing w:val="-4"/>
        </w:rPr>
        <w:t xml:space="preserve"> </w:t>
      </w:r>
      <w:r>
        <w:t>of</w:t>
      </w:r>
      <w:r>
        <w:rPr>
          <w:spacing w:val="-1"/>
        </w:rPr>
        <w:t xml:space="preserve"> </w:t>
      </w:r>
      <w:proofErr w:type="gramStart"/>
      <w:r>
        <w:rPr>
          <w:spacing w:val="-2"/>
        </w:rPr>
        <w:t>interest;</w:t>
      </w:r>
      <w:proofErr w:type="gramEnd"/>
    </w:p>
    <w:p w14:paraId="2CCD9380" w14:textId="77777777" w:rsidR="00E73334" w:rsidRDefault="00E73334">
      <w:pPr>
        <w:sectPr w:rsidR="00E73334">
          <w:pgSz w:w="12240" w:h="15840"/>
          <w:pgMar w:top="1420" w:right="1320" w:bottom="280" w:left="1340" w:header="720" w:footer="720" w:gutter="0"/>
          <w:cols w:space="720"/>
        </w:sectPr>
      </w:pPr>
    </w:p>
    <w:p w14:paraId="65A05A48" w14:textId="77777777" w:rsidR="00E73334" w:rsidRDefault="00D7774C">
      <w:pPr>
        <w:pStyle w:val="Listeavsnitt"/>
        <w:numPr>
          <w:ilvl w:val="0"/>
          <w:numId w:val="1"/>
        </w:numPr>
        <w:tabs>
          <w:tab w:val="left" w:pos="621"/>
        </w:tabs>
        <w:spacing w:before="39"/>
        <w:ind w:left="621"/>
      </w:pPr>
      <w:r>
        <w:lastRenderedPageBreak/>
        <w:t>take</w:t>
      </w:r>
      <w:r>
        <w:rPr>
          <w:spacing w:val="-4"/>
        </w:rPr>
        <w:t xml:space="preserve"> </w:t>
      </w:r>
      <w:r>
        <w:t>steps</w:t>
      </w:r>
      <w:r>
        <w:rPr>
          <w:spacing w:val="-3"/>
        </w:rPr>
        <w:t xml:space="preserve"> </w:t>
      </w:r>
      <w:r>
        <w:t>to</w:t>
      </w:r>
      <w:r>
        <w:rPr>
          <w:spacing w:val="-2"/>
        </w:rPr>
        <w:t xml:space="preserve"> </w:t>
      </w:r>
      <w:r>
        <w:t>avoid</w:t>
      </w:r>
      <w:r>
        <w:rPr>
          <w:spacing w:val="-4"/>
        </w:rPr>
        <w:t xml:space="preserve"> </w:t>
      </w:r>
      <w:r>
        <w:t>such</w:t>
      </w:r>
      <w:r>
        <w:rPr>
          <w:spacing w:val="-3"/>
        </w:rPr>
        <w:t xml:space="preserve"> </w:t>
      </w:r>
      <w:proofErr w:type="gramStart"/>
      <w:r>
        <w:rPr>
          <w:spacing w:val="-2"/>
        </w:rPr>
        <w:t>conflict;</w:t>
      </w:r>
      <w:proofErr w:type="gramEnd"/>
    </w:p>
    <w:p w14:paraId="53B4729E" w14:textId="77777777" w:rsidR="00E73334" w:rsidRDefault="00E73334">
      <w:pPr>
        <w:pStyle w:val="Brdtekst"/>
        <w:spacing w:before="9"/>
        <w:ind w:left="0"/>
        <w:rPr>
          <w:sz w:val="19"/>
        </w:rPr>
      </w:pPr>
    </w:p>
    <w:p w14:paraId="4C9DF7E8" w14:textId="77777777" w:rsidR="00E73334" w:rsidRDefault="00D7774C">
      <w:pPr>
        <w:pStyle w:val="Listeavsnitt"/>
        <w:numPr>
          <w:ilvl w:val="0"/>
          <w:numId w:val="1"/>
        </w:numPr>
        <w:tabs>
          <w:tab w:val="left" w:pos="621"/>
        </w:tabs>
        <w:ind w:left="621"/>
      </w:pPr>
      <w:r>
        <w:t>inform</w:t>
      </w:r>
      <w:r>
        <w:rPr>
          <w:spacing w:val="-4"/>
        </w:rPr>
        <w:t xml:space="preserve"> </w:t>
      </w:r>
      <w:r>
        <w:t>CMI</w:t>
      </w:r>
      <w:r>
        <w:rPr>
          <w:spacing w:val="-6"/>
        </w:rPr>
        <w:t xml:space="preserve"> </w:t>
      </w:r>
      <w:r>
        <w:t>management</w:t>
      </w:r>
      <w:r>
        <w:rPr>
          <w:spacing w:val="-4"/>
        </w:rPr>
        <w:t xml:space="preserve"> </w:t>
      </w:r>
      <w:r>
        <w:t>of</w:t>
      </w:r>
      <w:r>
        <w:rPr>
          <w:spacing w:val="-3"/>
        </w:rPr>
        <w:t xml:space="preserve"> </w:t>
      </w:r>
      <w:r>
        <w:t>any</w:t>
      </w:r>
      <w:r>
        <w:rPr>
          <w:spacing w:val="-3"/>
        </w:rPr>
        <w:t xml:space="preserve"> </w:t>
      </w:r>
      <w:r>
        <w:t>known</w:t>
      </w:r>
      <w:r>
        <w:rPr>
          <w:spacing w:val="-2"/>
        </w:rPr>
        <w:t xml:space="preserve"> </w:t>
      </w:r>
      <w:r>
        <w:t>real</w:t>
      </w:r>
      <w:r>
        <w:rPr>
          <w:spacing w:val="-5"/>
        </w:rPr>
        <w:t xml:space="preserve"> </w:t>
      </w:r>
      <w:r>
        <w:t>or</w:t>
      </w:r>
      <w:r>
        <w:rPr>
          <w:spacing w:val="-3"/>
        </w:rPr>
        <w:t xml:space="preserve"> </w:t>
      </w:r>
      <w:r>
        <w:t>potential</w:t>
      </w:r>
      <w:r>
        <w:rPr>
          <w:spacing w:val="-2"/>
        </w:rPr>
        <w:t xml:space="preserve"> </w:t>
      </w:r>
      <w:r>
        <w:t>conflict</w:t>
      </w:r>
      <w:r>
        <w:rPr>
          <w:spacing w:val="-5"/>
        </w:rPr>
        <w:t xml:space="preserve"> </w:t>
      </w:r>
      <w:r>
        <w:t>of</w:t>
      </w:r>
      <w:r>
        <w:rPr>
          <w:spacing w:val="-2"/>
        </w:rPr>
        <w:t xml:space="preserve"> </w:t>
      </w:r>
      <w:proofErr w:type="gramStart"/>
      <w:r>
        <w:rPr>
          <w:spacing w:val="-2"/>
        </w:rPr>
        <w:t>interest;</w:t>
      </w:r>
      <w:proofErr w:type="gramEnd"/>
    </w:p>
    <w:p w14:paraId="633C5752" w14:textId="77777777" w:rsidR="00E73334" w:rsidRDefault="00E73334">
      <w:pPr>
        <w:pStyle w:val="Brdtekst"/>
        <w:spacing w:before="8"/>
        <w:ind w:left="0"/>
        <w:rPr>
          <w:sz w:val="19"/>
        </w:rPr>
      </w:pPr>
    </w:p>
    <w:p w14:paraId="1CEECF0A" w14:textId="77777777" w:rsidR="00E73334" w:rsidRDefault="00D7774C">
      <w:pPr>
        <w:pStyle w:val="Listeavsnitt"/>
        <w:numPr>
          <w:ilvl w:val="0"/>
          <w:numId w:val="1"/>
        </w:numPr>
        <w:tabs>
          <w:tab w:val="left" w:pos="621"/>
        </w:tabs>
        <w:ind w:left="621"/>
      </w:pPr>
      <w:r>
        <w:t>comply</w:t>
      </w:r>
      <w:r>
        <w:rPr>
          <w:spacing w:val="-6"/>
        </w:rPr>
        <w:t xml:space="preserve"> </w:t>
      </w:r>
      <w:r>
        <w:t>with</w:t>
      </w:r>
      <w:r>
        <w:rPr>
          <w:spacing w:val="-3"/>
        </w:rPr>
        <w:t xml:space="preserve"> </w:t>
      </w:r>
      <w:r>
        <w:t>any</w:t>
      </w:r>
      <w:r>
        <w:rPr>
          <w:spacing w:val="-4"/>
        </w:rPr>
        <w:t xml:space="preserve"> </w:t>
      </w:r>
      <w:r>
        <w:t>final</w:t>
      </w:r>
      <w:r>
        <w:rPr>
          <w:spacing w:val="-6"/>
        </w:rPr>
        <w:t xml:space="preserve"> </w:t>
      </w:r>
      <w:r>
        <w:t>decision</w:t>
      </w:r>
      <w:r>
        <w:rPr>
          <w:spacing w:val="-5"/>
        </w:rPr>
        <w:t xml:space="preserve"> </w:t>
      </w:r>
      <w:r>
        <w:t>to</w:t>
      </w:r>
      <w:r>
        <w:rPr>
          <w:spacing w:val="-4"/>
        </w:rPr>
        <w:t xml:space="preserve"> </w:t>
      </w:r>
      <w:r>
        <w:t>withdraw</w:t>
      </w:r>
      <w:r>
        <w:rPr>
          <w:spacing w:val="-4"/>
        </w:rPr>
        <w:t xml:space="preserve"> </w:t>
      </w:r>
      <w:r>
        <w:t>from</w:t>
      </w:r>
      <w:r>
        <w:rPr>
          <w:spacing w:val="-2"/>
        </w:rPr>
        <w:t xml:space="preserve"> </w:t>
      </w:r>
      <w:r>
        <w:t>the</w:t>
      </w:r>
      <w:r>
        <w:rPr>
          <w:spacing w:val="-5"/>
        </w:rPr>
        <w:t xml:space="preserve"> </w:t>
      </w:r>
      <w:r>
        <w:rPr>
          <w:spacing w:val="-2"/>
        </w:rPr>
        <w:t>situation.</w:t>
      </w:r>
    </w:p>
    <w:p w14:paraId="10897BD7" w14:textId="77777777" w:rsidR="00E73334" w:rsidRDefault="00E73334">
      <w:pPr>
        <w:pStyle w:val="Brdtekst"/>
        <w:ind w:left="0"/>
      </w:pPr>
    </w:p>
    <w:p w14:paraId="0560AC58" w14:textId="77777777" w:rsidR="00E73334" w:rsidRDefault="00E73334">
      <w:pPr>
        <w:pStyle w:val="Brdtekst"/>
        <w:spacing w:before="8"/>
        <w:ind w:left="0"/>
        <w:rPr>
          <w:sz w:val="19"/>
        </w:rPr>
      </w:pPr>
    </w:p>
    <w:p w14:paraId="68C05926" w14:textId="77777777" w:rsidR="00E73334" w:rsidRDefault="00D7774C">
      <w:pPr>
        <w:pStyle w:val="Brdtekst"/>
        <w:spacing w:before="1"/>
      </w:pPr>
      <w:r>
        <w:t>CMI’s</w:t>
      </w:r>
      <w:r>
        <w:rPr>
          <w:spacing w:val="-9"/>
        </w:rPr>
        <w:t xml:space="preserve"> </w:t>
      </w:r>
      <w:r>
        <w:t>management</w:t>
      </w:r>
      <w:r>
        <w:rPr>
          <w:spacing w:val="-6"/>
        </w:rPr>
        <w:t xml:space="preserve"> </w:t>
      </w:r>
      <w:r>
        <w:t>has</w:t>
      </w:r>
      <w:r>
        <w:rPr>
          <w:spacing w:val="-4"/>
        </w:rPr>
        <w:t xml:space="preserve"> </w:t>
      </w:r>
      <w:r>
        <w:t>an</w:t>
      </w:r>
      <w:r>
        <w:rPr>
          <w:spacing w:val="-7"/>
        </w:rPr>
        <w:t xml:space="preserve"> </w:t>
      </w:r>
      <w:r>
        <w:t>organizational</w:t>
      </w:r>
      <w:r>
        <w:rPr>
          <w:spacing w:val="-4"/>
        </w:rPr>
        <w:t xml:space="preserve"> </w:t>
      </w:r>
      <w:r>
        <w:t>responsibility</w:t>
      </w:r>
      <w:r>
        <w:rPr>
          <w:spacing w:val="-3"/>
        </w:rPr>
        <w:t xml:space="preserve"> </w:t>
      </w:r>
      <w:r>
        <w:rPr>
          <w:spacing w:val="-5"/>
        </w:rPr>
        <w:t>to:</w:t>
      </w:r>
    </w:p>
    <w:p w14:paraId="3628F4F3" w14:textId="77777777" w:rsidR="00E73334" w:rsidRDefault="00E73334">
      <w:pPr>
        <w:pStyle w:val="Brdtekst"/>
        <w:spacing w:before="5"/>
        <w:ind w:left="0"/>
        <w:rPr>
          <w:sz w:val="19"/>
        </w:rPr>
      </w:pPr>
    </w:p>
    <w:p w14:paraId="5C49E891" w14:textId="77777777" w:rsidR="00E73334" w:rsidRDefault="00D7774C">
      <w:pPr>
        <w:pStyle w:val="Listeavsnitt"/>
        <w:numPr>
          <w:ilvl w:val="0"/>
          <w:numId w:val="1"/>
        </w:numPr>
        <w:tabs>
          <w:tab w:val="left" w:pos="621"/>
        </w:tabs>
        <w:spacing w:before="1"/>
        <w:ind w:left="621"/>
      </w:pPr>
      <w:r>
        <w:t>be</w:t>
      </w:r>
      <w:r>
        <w:rPr>
          <w:spacing w:val="-1"/>
        </w:rPr>
        <w:t xml:space="preserve"> </w:t>
      </w:r>
      <w:r>
        <w:t>alert</w:t>
      </w:r>
      <w:r>
        <w:rPr>
          <w:spacing w:val="-1"/>
        </w:rPr>
        <w:t xml:space="preserve"> </w:t>
      </w:r>
      <w:r>
        <w:t>to</w:t>
      </w:r>
      <w:r>
        <w:rPr>
          <w:spacing w:val="-1"/>
        </w:rPr>
        <w:t xml:space="preserve"> </w:t>
      </w:r>
      <w:r>
        <w:t>any</w:t>
      </w:r>
      <w:r>
        <w:rPr>
          <w:spacing w:val="-2"/>
        </w:rPr>
        <w:t xml:space="preserve"> </w:t>
      </w:r>
      <w:r>
        <w:t>actual</w:t>
      </w:r>
      <w:r>
        <w:rPr>
          <w:spacing w:val="-5"/>
        </w:rPr>
        <w:t xml:space="preserve"> </w:t>
      </w:r>
      <w:r>
        <w:t>or</w:t>
      </w:r>
      <w:r>
        <w:rPr>
          <w:spacing w:val="-3"/>
        </w:rPr>
        <w:t xml:space="preserve"> </w:t>
      </w:r>
      <w:r>
        <w:t>potential</w:t>
      </w:r>
      <w:r>
        <w:rPr>
          <w:spacing w:val="-5"/>
        </w:rPr>
        <w:t xml:space="preserve"> </w:t>
      </w:r>
      <w:r>
        <w:t>conflict</w:t>
      </w:r>
      <w:r>
        <w:rPr>
          <w:spacing w:val="-4"/>
        </w:rPr>
        <w:t xml:space="preserve"> </w:t>
      </w:r>
      <w:r>
        <w:t>of</w:t>
      </w:r>
      <w:r>
        <w:rPr>
          <w:spacing w:val="-1"/>
        </w:rPr>
        <w:t xml:space="preserve"> </w:t>
      </w:r>
      <w:proofErr w:type="gramStart"/>
      <w:r>
        <w:rPr>
          <w:spacing w:val="-2"/>
        </w:rPr>
        <w:t>interest;</w:t>
      </w:r>
      <w:proofErr w:type="gramEnd"/>
    </w:p>
    <w:p w14:paraId="1A6BD7CC" w14:textId="77777777" w:rsidR="00E73334" w:rsidRDefault="00E73334">
      <w:pPr>
        <w:pStyle w:val="Brdtekst"/>
        <w:spacing w:before="8"/>
        <w:ind w:left="0"/>
        <w:rPr>
          <w:sz w:val="19"/>
        </w:rPr>
      </w:pPr>
    </w:p>
    <w:p w14:paraId="36426DC6" w14:textId="77777777" w:rsidR="00E73334" w:rsidRDefault="00D7774C">
      <w:pPr>
        <w:pStyle w:val="Listeavsnitt"/>
        <w:numPr>
          <w:ilvl w:val="0"/>
          <w:numId w:val="1"/>
        </w:numPr>
        <w:tabs>
          <w:tab w:val="left" w:pos="621"/>
        </w:tabs>
        <w:ind w:left="621"/>
      </w:pPr>
      <w:r>
        <w:t>take</w:t>
      </w:r>
      <w:r>
        <w:rPr>
          <w:spacing w:val="-4"/>
        </w:rPr>
        <w:t xml:space="preserve"> </w:t>
      </w:r>
      <w:r>
        <w:t>steps</w:t>
      </w:r>
      <w:r>
        <w:rPr>
          <w:spacing w:val="-3"/>
        </w:rPr>
        <w:t xml:space="preserve"> </w:t>
      </w:r>
      <w:r>
        <w:t>to</w:t>
      </w:r>
      <w:r>
        <w:rPr>
          <w:spacing w:val="-2"/>
        </w:rPr>
        <w:t xml:space="preserve"> </w:t>
      </w:r>
      <w:r>
        <w:t>avoid</w:t>
      </w:r>
      <w:r>
        <w:rPr>
          <w:spacing w:val="-4"/>
        </w:rPr>
        <w:t xml:space="preserve"> </w:t>
      </w:r>
      <w:r>
        <w:t>such</w:t>
      </w:r>
      <w:r>
        <w:rPr>
          <w:spacing w:val="-3"/>
        </w:rPr>
        <w:t xml:space="preserve"> </w:t>
      </w:r>
      <w:proofErr w:type="gramStart"/>
      <w:r>
        <w:rPr>
          <w:spacing w:val="-2"/>
        </w:rPr>
        <w:t>conflict;</w:t>
      </w:r>
      <w:proofErr w:type="gramEnd"/>
    </w:p>
    <w:p w14:paraId="2D7A1567" w14:textId="77777777" w:rsidR="00E73334" w:rsidRDefault="00E73334">
      <w:pPr>
        <w:pStyle w:val="Brdtekst"/>
        <w:spacing w:before="8"/>
        <w:ind w:left="0"/>
        <w:rPr>
          <w:sz w:val="19"/>
        </w:rPr>
      </w:pPr>
    </w:p>
    <w:p w14:paraId="3F93ED68" w14:textId="77777777" w:rsidR="00E73334" w:rsidRDefault="00D7774C">
      <w:pPr>
        <w:pStyle w:val="Listeavsnitt"/>
        <w:numPr>
          <w:ilvl w:val="0"/>
          <w:numId w:val="1"/>
        </w:numPr>
        <w:tabs>
          <w:tab w:val="left" w:pos="621"/>
        </w:tabs>
        <w:ind w:right="782" w:hanging="360"/>
      </w:pPr>
      <w:r>
        <w:t>inform</w:t>
      </w:r>
      <w:r>
        <w:rPr>
          <w:spacing w:val="-4"/>
        </w:rPr>
        <w:t xml:space="preserve"> </w:t>
      </w:r>
      <w:r>
        <w:t>external</w:t>
      </w:r>
      <w:r>
        <w:rPr>
          <w:spacing w:val="-3"/>
        </w:rPr>
        <w:t xml:space="preserve"> </w:t>
      </w:r>
      <w:r>
        <w:t>parties—funders,</w:t>
      </w:r>
      <w:r>
        <w:rPr>
          <w:spacing w:val="-3"/>
        </w:rPr>
        <w:t xml:space="preserve"> </w:t>
      </w:r>
      <w:r>
        <w:t>partners,</w:t>
      </w:r>
      <w:r>
        <w:rPr>
          <w:spacing w:val="-5"/>
        </w:rPr>
        <w:t xml:space="preserve"> </w:t>
      </w:r>
      <w:r>
        <w:t>or</w:t>
      </w:r>
      <w:r>
        <w:rPr>
          <w:spacing w:val="-6"/>
        </w:rPr>
        <w:t xml:space="preserve"> </w:t>
      </w:r>
      <w:r>
        <w:t>others</w:t>
      </w:r>
      <w:r>
        <w:rPr>
          <w:spacing w:val="-3"/>
        </w:rPr>
        <w:t xml:space="preserve"> </w:t>
      </w:r>
      <w:r>
        <w:t>affected—of</w:t>
      </w:r>
      <w:r>
        <w:rPr>
          <w:spacing w:val="-6"/>
        </w:rPr>
        <w:t xml:space="preserve"> </w:t>
      </w:r>
      <w:r>
        <w:t>such</w:t>
      </w:r>
      <w:r>
        <w:rPr>
          <w:spacing w:val="-4"/>
        </w:rPr>
        <w:t xml:space="preserve"> </w:t>
      </w:r>
      <w:r>
        <w:t>conflict</w:t>
      </w:r>
      <w:r>
        <w:rPr>
          <w:spacing w:val="-5"/>
        </w:rPr>
        <w:t xml:space="preserve"> </w:t>
      </w:r>
      <w:r>
        <w:t>or</w:t>
      </w:r>
      <w:r>
        <w:rPr>
          <w:spacing w:val="-3"/>
        </w:rPr>
        <w:t xml:space="preserve"> </w:t>
      </w:r>
      <w:r>
        <w:t xml:space="preserve">potential </w:t>
      </w:r>
      <w:proofErr w:type="gramStart"/>
      <w:r>
        <w:rPr>
          <w:spacing w:val="-2"/>
        </w:rPr>
        <w:t>conflict;</w:t>
      </w:r>
      <w:proofErr w:type="gramEnd"/>
    </w:p>
    <w:p w14:paraId="29077238" w14:textId="77777777" w:rsidR="00E73334" w:rsidRDefault="00E73334">
      <w:pPr>
        <w:pStyle w:val="Brdtekst"/>
        <w:spacing w:before="9"/>
        <w:ind w:left="0"/>
        <w:rPr>
          <w:sz w:val="19"/>
        </w:rPr>
      </w:pPr>
    </w:p>
    <w:p w14:paraId="1DB5941B" w14:textId="77777777" w:rsidR="00E73334" w:rsidRDefault="00D7774C">
      <w:pPr>
        <w:pStyle w:val="Listeavsnitt"/>
        <w:numPr>
          <w:ilvl w:val="0"/>
          <w:numId w:val="1"/>
        </w:numPr>
        <w:tabs>
          <w:tab w:val="left" w:pos="621"/>
        </w:tabs>
        <w:ind w:right="140" w:hanging="360"/>
      </w:pPr>
      <w:r>
        <w:t>if</w:t>
      </w:r>
      <w:r>
        <w:rPr>
          <w:spacing w:val="-2"/>
        </w:rPr>
        <w:t xml:space="preserve"> </w:t>
      </w:r>
      <w:r>
        <w:t>such</w:t>
      </w:r>
      <w:r>
        <w:rPr>
          <w:spacing w:val="-2"/>
        </w:rPr>
        <w:t xml:space="preserve"> </w:t>
      </w:r>
      <w:r>
        <w:t>conflict</w:t>
      </w:r>
      <w:r>
        <w:rPr>
          <w:spacing w:val="-4"/>
        </w:rPr>
        <w:t xml:space="preserve"> </w:t>
      </w:r>
      <w:r>
        <w:t>exists,</w:t>
      </w:r>
      <w:r>
        <w:rPr>
          <w:spacing w:val="-1"/>
        </w:rPr>
        <w:t xml:space="preserve"> </w:t>
      </w:r>
      <w:r>
        <w:t>develop,</w:t>
      </w:r>
      <w:r>
        <w:rPr>
          <w:spacing w:val="-2"/>
        </w:rPr>
        <w:t xml:space="preserve"> </w:t>
      </w:r>
      <w:r>
        <w:t>document,</w:t>
      </w:r>
      <w:r>
        <w:rPr>
          <w:spacing w:val="-4"/>
        </w:rPr>
        <w:t xml:space="preserve"> </w:t>
      </w:r>
      <w:r>
        <w:t>and</w:t>
      </w:r>
      <w:r>
        <w:rPr>
          <w:spacing w:val="-3"/>
        </w:rPr>
        <w:t xml:space="preserve"> </w:t>
      </w:r>
      <w:r>
        <w:t>monitor</w:t>
      </w:r>
      <w:r>
        <w:rPr>
          <w:spacing w:val="-2"/>
        </w:rPr>
        <w:t xml:space="preserve"> </w:t>
      </w:r>
      <w:r>
        <w:t>implementation</w:t>
      </w:r>
      <w:r>
        <w:rPr>
          <w:spacing w:val="-5"/>
        </w:rPr>
        <w:t xml:space="preserve"> </w:t>
      </w:r>
      <w:r>
        <w:t>of</w:t>
      </w:r>
      <w:r>
        <w:rPr>
          <w:spacing w:val="-2"/>
        </w:rPr>
        <w:t xml:space="preserve"> </w:t>
      </w:r>
      <w:r>
        <w:t>a</w:t>
      </w:r>
      <w:r>
        <w:rPr>
          <w:spacing w:val="-5"/>
        </w:rPr>
        <w:t xml:space="preserve"> </w:t>
      </w:r>
      <w:r>
        <w:t>plan</w:t>
      </w:r>
      <w:r>
        <w:rPr>
          <w:spacing w:val="-3"/>
        </w:rPr>
        <w:t xml:space="preserve"> </w:t>
      </w:r>
      <w:r>
        <w:t>for</w:t>
      </w:r>
      <w:r>
        <w:rPr>
          <w:spacing w:val="-4"/>
        </w:rPr>
        <w:t xml:space="preserve"> </w:t>
      </w:r>
      <w:r>
        <w:t>mitigating</w:t>
      </w:r>
      <w:r>
        <w:rPr>
          <w:spacing w:val="-5"/>
        </w:rPr>
        <w:t xml:space="preserve"> </w:t>
      </w:r>
      <w:r>
        <w:t>the impact of such conflict, for example, by assuring separate staffing and oversight (possibly external) of projects where such conflict exists.</w:t>
      </w:r>
    </w:p>
    <w:p w14:paraId="59FF8767" w14:textId="77777777" w:rsidR="00E73334" w:rsidRDefault="00E73334">
      <w:pPr>
        <w:pStyle w:val="Brdtekst"/>
        <w:spacing w:before="10"/>
        <w:ind w:left="0"/>
        <w:rPr>
          <w:sz w:val="19"/>
        </w:rPr>
      </w:pPr>
    </w:p>
    <w:p w14:paraId="3AFA7214" w14:textId="77777777" w:rsidR="00E73334" w:rsidRDefault="00D7774C">
      <w:pPr>
        <w:pStyle w:val="Overskrift1"/>
      </w:pPr>
      <w:bookmarkStart w:id="21" w:name="_bookmark10"/>
      <w:bookmarkStart w:id="22" w:name="_Toc129871205"/>
      <w:bookmarkEnd w:id="21"/>
      <w:r>
        <w:rPr>
          <w:color w:val="2E5395"/>
        </w:rPr>
        <w:t>Child</w:t>
      </w:r>
      <w:r>
        <w:rPr>
          <w:color w:val="2E5395"/>
          <w:spacing w:val="-11"/>
        </w:rPr>
        <w:t xml:space="preserve"> </w:t>
      </w:r>
      <w:r>
        <w:rPr>
          <w:color w:val="2E5395"/>
        </w:rPr>
        <w:t>and</w:t>
      </w:r>
      <w:r>
        <w:rPr>
          <w:color w:val="2E5395"/>
          <w:spacing w:val="-12"/>
        </w:rPr>
        <w:t xml:space="preserve"> </w:t>
      </w:r>
      <w:r>
        <w:rPr>
          <w:color w:val="2E5395"/>
        </w:rPr>
        <w:t>Vulnerable</w:t>
      </w:r>
      <w:r>
        <w:rPr>
          <w:color w:val="2E5395"/>
          <w:spacing w:val="-12"/>
        </w:rPr>
        <w:t xml:space="preserve"> </w:t>
      </w:r>
      <w:r>
        <w:rPr>
          <w:color w:val="2E5395"/>
        </w:rPr>
        <w:t>People</w:t>
      </w:r>
      <w:r>
        <w:rPr>
          <w:color w:val="2E5395"/>
          <w:spacing w:val="-10"/>
        </w:rPr>
        <w:t xml:space="preserve"> </w:t>
      </w:r>
      <w:r>
        <w:rPr>
          <w:color w:val="2E5395"/>
        </w:rPr>
        <w:t>Safeguarding</w:t>
      </w:r>
      <w:r>
        <w:rPr>
          <w:color w:val="2E5395"/>
          <w:spacing w:val="-10"/>
        </w:rPr>
        <w:t xml:space="preserve"> </w:t>
      </w:r>
      <w:r>
        <w:rPr>
          <w:color w:val="2E5395"/>
          <w:spacing w:val="-2"/>
        </w:rPr>
        <w:t>Policy</w:t>
      </w:r>
      <w:bookmarkEnd w:id="22"/>
    </w:p>
    <w:p w14:paraId="34F7462D" w14:textId="139075E7" w:rsidR="00E73334" w:rsidRDefault="00D7774C">
      <w:pPr>
        <w:pStyle w:val="Brdtekst"/>
        <w:spacing w:before="28"/>
        <w:ind w:right="122"/>
      </w:pPr>
      <w:r>
        <w:t>CMI</w:t>
      </w:r>
      <w:r>
        <w:rPr>
          <w:spacing w:val="-2"/>
        </w:rPr>
        <w:t xml:space="preserve"> </w:t>
      </w:r>
      <w:r>
        <w:t>is</w:t>
      </w:r>
      <w:r>
        <w:rPr>
          <w:spacing w:val="-4"/>
        </w:rPr>
        <w:t xml:space="preserve"> </w:t>
      </w:r>
      <w:r>
        <w:t>committed</w:t>
      </w:r>
      <w:r>
        <w:rPr>
          <w:spacing w:val="-2"/>
        </w:rPr>
        <w:t xml:space="preserve"> </w:t>
      </w:r>
      <w:r>
        <w:t>to</w:t>
      </w:r>
      <w:r>
        <w:rPr>
          <w:spacing w:val="-1"/>
        </w:rPr>
        <w:t xml:space="preserve"> </w:t>
      </w:r>
      <w:r>
        <w:t>conducting</w:t>
      </w:r>
      <w:r>
        <w:rPr>
          <w:spacing w:val="-4"/>
        </w:rPr>
        <w:t xml:space="preserve"> </w:t>
      </w:r>
      <w:r>
        <w:t>our</w:t>
      </w:r>
      <w:r>
        <w:rPr>
          <w:spacing w:val="-2"/>
        </w:rPr>
        <w:t xml:space="preserve"> </w:t>
      </w:r>
      <w:r>
        <w:t>activities</w:t>
      </w:r>
      <w:r>
        <w:rPr>
          <w:spacing w:val="-1"/>
        </w:rPr>
        <w:t xml:space="preserve"> </w:t>
      </w:r>
      <w:r>
        <w:t>in</w:t>
      </w:r>
      <w:r>
        <w:rPr>
          <w:spacing w:val="-6"/>
        </w:rPr>
        <w:t xml:space="preserve"> </w:t>
      </w:r>
      <w:r>
        <w:t>a</w:t>
      </w:r>
      <w:r>
        <w:rPr>
          <w:spacing w:val="-2"/>
        </w:rPr>
        <w:t xml:space="preserve"> </w:t>
      </w:r>
      <w:r>
        <w:t>way</w:t>
      </w:r>
      <w:r>
        <w:rPr>
          <w:spacing w:val="-4"/>
        </w:rPr>
        <w:t xml:space="preserve"> </w:t>
      </w:r>
      <w:r>
        <w:t>that</w:t>
      </w:r>
      <w:r>
        <w:rPr>
          <w:spacing w:val="-2"/>
        </w:rPr>
        <w:t xml:space="preserve"> </w:t>
      </w:r>
      <w:r>
        <w:t>respects</w:t>
      </w:r>
      <w:r>
        <w:rPr>
          <w:spacing w:val="-2"/>
        </w:rPr>
        <w:t xml:space="preserve"> </w:t>
      </w:r>
      <w:r>
        <w:t>human</w:t>
      </w:r>
      <w:r>
        <w:rPr>
          <w:spacing w:val="-3"/>
        </w:rPr>
        <w:t xml:space="preserve"> </w:t>
      </w:r>
      <w:r>
        <w:t>rights,</w:t>
      </w:r>
      <w:r>
        <w:rPr>
          <w:spacing w:val="-2"/>
        </w:rPr>
        <w:t xml:space="preserve"> </w:t>
      </w:r>
      <w:r>
        <w:t>including</w:t>
      </w:r>
      <w:r>
        <w:rPr>
          <w:spacing w:val="-3"/>
        </w:rPr>
        <w:t xml:space="preserve"> </w:t>
      </w:r>
      <w:r>
        <w:t>the protection of children from abuse, exploitation, and neglect.</w:t>
      </w:r>
      <w:r w:rsidR="00E237B5">
        <w:t xml:space="preserve"> CMI has written a Safeguarding Policy that went into effect the 01.10.2022, this policy is available to staff in the personnel handbook. All staff are expected to be familiar with this policy and adhere to it. </w:t>
      </w:r>
    </w:p>
    <w:p w14:paraId="2807E0B5" w14:textId="77777777" w:rsidR="00E237B5" w:rsidRDefault="00E237B5">
      <w:pPr>
        <w:pStyle w:val="Brdtekst"/>
        <w:spacing w:before="28"/>
        <w:ind w:right="122"/>
      </w:pPr>
    </w:p>
    <w:p w14:paraId="0D4C0F2E" w14:textId="77777777" w:rsidR="00E73334" w:rsidRDefault="00D7774C">
      <w:pPr>
        <w:pStyle w:val="Brdtekst"/>
        <w:spacing w:before="1"/>
      </w:pPr>
      <w:r>
        <w:t>All</w:t>
      </w:r>
      <w:r>
        <w:rPr>
          <w:spacing w:val="-2"/>
        </w:rPr>
        <w:t xml:space="preserve"> </w:t>
      </w:r>
      <w:r>
        <w:t>CMI</w:t>
      </w:r>
      <w:r>
        <w:rPr>
          <w:spacing w:val="-2"/>
        </w:rPr>
        <w:t xml:space="preserve"> </w:t>
      </w:r>
      <w:r>
        <w:t>staff</w:t>
      </w:r>
      <w:r>
        <w:rPr>
          <w:spacing w:val="-1"/>
        </w:rPr>
        <w:t xml:space="preserve"> </w:t>
      </w:r>
      <w:r>
        <w:t>are</w:t>
      </w:r>
      <w:r>
        <w:rPr>
          <w:spacing w:val="-4"/>
        </w:rPr>
        <w:t xml:space="preserve"> </w:t>
      </w:r>
      <w:r>
        <w:t>required</w:t>
      </w:r>
      <w:r>
        <w:rPr>
          <w:spacing w:val="-4"/>
        </w:rPr>
        <w:t xml:space="preserve"> </w:t>
      </w:r>
      <w:r>
        <w:rPr>
          <w:spacing w:val="-5"/>
        </w:rPr>
        <w:t>to:</w:t>
      </w:r>
    </w:p>
    <w:p w14:paraId="0024294B" w14:textId="23FA4041" w:rsidR="00E237B5" w:rsidRDefault="00E237B5">
      <w:pPr>
        <w:pStyle w:val="Listeavsnitt"/>
        <w:numPr>
          <w:ilvl w:val="0"/>
          <w:numId w:val="1"/>
        </w:numPr>
        <w:tabs>
          <w:tab w:val="left" w:pos="621"/>
        </w:tabs>
        <w:ind w:left="621"/>
      </w:pPr>
      <w:r>
        <w:t>Adhere to CMI’s Safeguarding Policy</w:t>
      </w:r>
    </w:p>
    <w:p w14:paraId="39EF2197" w14:textId="4AB440BB" w:rsidR="00E73334" w:rsidRDefault="00D7774C">
      <w:pPr>
        <w:pStyle w:val="Listeavsnitt"/>
        <w:numPr>
          <w:ilvl w:val="0"/>
          <w:numId w:val="1"/>
        </w:numPr>
        <w:tabs>
          <w:tab w:val="left" w:pos="621"/>
        </w:tabs>
        <w:ind w:left="621"/>
      </w:pPr>
      <w:r>
        <w:t>Comply</w:t>
      </w:r>
      <w:r>
        <w:rPr>
          <w:spacing w:val="-7"/>
        </w:rPr>
        <w:t xml:space="preserve"> </w:t>
      </w:r>
      <w:r>
        <w:t>with</w:t>
      </w:r>
      <w:r>
        <w:rPr>
          <w:spacing w:val="-5"/>
        </w:rPr>
        <w:t xml:space="preserve"> </w:t>
      </w:r>
      <w:r>
        <w:t>host</w:t>
      </w:r>
      <w:r>
        <w:rPr>
          <w:spacing w:val="-2"/>
        </w:rPr>
        <w:t xml:space="preserve"> </w:t>
      </w:r>
      <w:r>
        <w:t>country</w:t>
      </w:r>
      <w:r>
        <w:rPr>
          <w:spacing w:val="-3"/>
        </w:rPr>
        <w:t xml:space="preserve"> </w:t>
      </w:r>
      <w:r>
        <w:t>and</w:t>
      </w:r>
      <w:r>
        <w:rPr>
          <w:spacing w:val="-3"/>
        </w:rPr>
        <w:t xml:space="preserve"> </w:t>
      </w:r>
      <w:r>
        <w:t>local</w:t>
      </w:r>
      <w:r>
        <w:rPr>
          <w:spacing w:val="-2"/>
        </w:rPr>
        <w:t xml:space="preserve"> </w:t>
      </w:r>
      <w:r>
        <w:t>child</w:t>
      </w:r>
      <w:r>
        <w:rPr>
          <w:spacing w:val="-5"/>
        </w:rPr>
        <w:t xml:space="preserve"> </w:t>
      </w:r>
      <w:r>
        <w:t>welfare</w:t>
      </w:r>
      <w:r>
        <w:rPr>
          <w:spacing w:val="-5"/>
        </w:rPr>
        <w:t xml:space="preserve"> </w:t>
      </w:r>
      <w:r>
        <w:t>and</w:t>
      </w:r>
      <w:r>
        <w:rPr>
          <w:spacing w:val="-3"/>
        </w:rPr>
        <w:t xml:space="preserve"> </w:t>
      </w:r>
      <w:r>
        <w:t>protection</w:t>
      </w:r>
      <w:r>
        <w:rPr>
          <w:spacing w:val="-6"/>
        </w:rPr>
        <w:t xml:space="preserve"> </w:t>
      </w:r>
      <w:r>
        <w:t>legislation</w:t>
      </w:r>
      <w:r>
        <w:rPr>
          <w:spacing w:val="-3"/>
        </w:rPr>
        <w:t xml:space="preserve"> </w:t>
      </w:r>
      <w:r>
        <w:t>and</w:t>
      </w:r>
      <w:r>
        <w:rPr>
          <w:spacing w:val="-6"/>
        </w:rPr>
        <w:t xml:space="preserve"> </w:t>
      </w:r>
      <w:proofErr w:type="gramStart"/>
      <w:r>
        <w:rPr>
          <w:spacing w:val="-2"/>
        </w:rPr>
        <w:t>international</w:t>
      </w:r>
      <w:proofErr w:type="gramEnd"/>
    </w:p>
    <w:p w14:paraId="25E87B71" w14:textId="77777777" w:rsidR="00E73334" w:rsidRDefault="00D7774C">
      <w:pPr>
        <w:pStyle w:val="Brdtekst"/>
        <w:ind w:left="820"/>
      </w:pPr>
      <w:r>
        <w:t>standards,</w:t>
      </w:r>
      <w:r>
        <w:rPr>
          <w:spacing w:val="-5"/>
        </w:rPr>
        <w:t xml:space="preserve"> </w:t>
      </w:r>
      <w:r>
        <w:t>whichever</w:t>
      </w:r>
      <w:r>
        <w:rPr>
          <w:spacing w:val="-6"/>
        </w:rPr>
        <w:t xml:space="preserve"> </w:t>
      </w:r>
      <w:r>
        <w:t>gives</w:t>
      </w:r>
      <w:r>
        <w:rPr>
          <w:spacing w:val="-6"/>
        </w:rPr>
        <w:t xml:space="preserve"> </w:t>
      </w:r>
      <w:r>
        <w:t>greater</w:t>
      </w:r>
      <w:r>
        <w:rPr>
          <w:spacing w:val="-5"/>
        </w:rPr>
        <w:t xml:space="preserve"> </w:t>
      </w:r>
      <w:r>
        <w:rPr>
          <w:spacing w:val="-2"/>
        </w:rPr>
        <w:t>protection.</w:t>
      </w:r>
    </w:p>
    <w:p w14:paraId="62D472DE" w14:textId="77777777" w:rsidR="00E73334" w:rsidRDefault="00D7774C">
      <w:pPr>
        <w:pStyle w:val="Listeavsnitt"/>
        <w:numPr>
          <w:ilvl w:val="0"/>
          <w:numId w:val="1"/>
        </w:numPr>
        <w:tabs>
          <w:tab w:val="left" w:pos="621"/>
        </w:tabs>
        <w:spacing w:before="1"/>
        <w:ind w:left="621"/>
      </w:pPr>
      <w:r>
        <w:t>Maintain</w:t>
      </w:r>
      <w:r>
        <w:rPr>
          <w:spacing w:val="-5"/>
        </w:rPr>
        <w:t xml:space="preserve"> </w:t>
      </w:r>
      <w:r>
        <w:t>an</w:t>
      </w:r>
      <w:r>
        <w:rPr>
          <w:spacing w:val="-3"/>
        </w:rPr>
        <w:t xml:space="preserve"> </w:t>
      </w:r>
      <w:r>
        <w:t>environment</w:t>
      </w:r>
      <w:r>
        <w:rPr>
          <w:spacing w:val="-5"/>
        </w:rPr>
        <w:t xml:space="preserve"> </w:t>
      </w:r>
      <w:r>
        <w:t>that</w:t>
      </w:r>
      <w:r>
        <w:rPr>
          <w:spacing w:val="-3"/>
        </w:rPr>
        <w:t xml:space="preserve"> </w:t>
      </w:r>
      <w:r>
        <w:t>prevents</w:t>
      </w:r>
      <w:r>
        <w:rPr>
          <w:spacing w:val="-3"/>
        </w:rPr>
        <w:t xml:space="preserve"> </w:t>
      </w:r>
      <w:r>
        <w:t>child</w:t>
      </w:r>
      <w:r>
        <w:rPr>
          <w:spacing w:val="-4"/>
        </w:rPr>
        <w:t xml:space="preserve"> </w:t>
      </w:r>
      <w:r>
        <w:t>abuse,</w:t>
      </w:r>
      <w:r>
        <w:rPr>
          <w:spacing w:val="-7"/>
        </w:rPr>
        <w:t xml:space="preserve"> </w:t>
      </w:r>
      <w:r>
        <w:t>exploitation,</w:t>
      </w:r>
      <w:r>
        <w:rPr>
          <w:spacing w:val="-6"/>
        </w:rPr>
        <w:t xml:space="preserve"> </w:t>
      </w:r>
      <w:r>
        <w:t>or</w:t>
      </w:r>
      <w:r>
        <w:rPr>
          <w:spacing w:val="-5"/>
        </w:rPr>
        <w:t xml:space="preserve"> </w:t>
      </w:r>
      <w:r>
        <w:rPr>
          <w:spacing w:val="-2"/>
        </w:rPr>
        <w:t>neglect,</w:t>
      </w:r>
    </w:p>
    <w:p w14:paraId="0B47A02B" w14:textId="77777777" w:rsidR="00E73334" w:rsidRDefault="00D7774C">
      <w:pPr>
        <w:pStyle w:val="Listeavsnitt"/>
        <w:numPr>
          <w:ilvl w:val="0"/>
          <w:numId w:val="1"/>
        </w:numPr>
        <w:tabs>
          <w:tab w:val="left" w:pos="621"/>
        </w:tabs>
        <w:ind w:right="248" w:hanging="360"/>
      </w:pPr>
      <w:r>
        <w:t>Include</w:t>
      </w:r>
      <w:r>
        <w:rPr>
          <w:spacing w:val="-2"/>
        </w:rPr>
        <w:t xml:space="preserve"> </w:t>
      </w:r>
      <w:r>
        <w:t>child</w:t>
      </w:r>
      <w:r>
        <w:rPr>
          <w:spacing w:val="-4"/>
        </w:rPr>
        <w:t xml:space="preserve"> </w:t>
      </w:r>
      <w:r>
        <w:t>safeguarding</w:t>
      </w:r>
      <w:r>
        <w:rPr>
          <w:spacing w:val="-4"/>
        </w:rPr>
        <w:t xml:space="preserve"> </w:t>
      </w:r>
      <w:r>
        <w:t>in</w:t>
      </w:r>
      <w:r>
        <w:rPr>
          <w:spacing w:val="-3"/>
        </w:rPr>
        <w:t xml:space="preserve"> </w:t>
      </w:r>
      <w:r>
        <w:t>project</w:t>
      </w:r>
      <w:r>
        <w:rPr>
          <w:spacing w:val="-3"/>
        </w:rPr>
        <w:t xml:space="preserve"> </w:t>
      </w:r>
      <w:r>
        <w:t>planning</w:t>
      </w:r>
      <w:r>
        <w:rPr>
          <w:spacing w:val="-4"/>
        </w:rPr>
        <w:t xml:space="preserve"> </w:t>
      </w:r>
      <w:r>
        <w:t>and</w:t>
      </w:r>
      <w:r>
        <w:rPr>
          <w:spacing w:val="-4"/>
        </w:rPr>
        <w:t xml:space="preserve"> </w:t>
      </w:r>
      <w:r>
        <w:t>implementation</w:t>
      </w:r>
      <w:r>
        <w:rPr>
          <w:spacing w:val="-6"/>
        </w:rPr>
        <w:t xml:space="preserve"> </w:t>
      </w:r>
      <w:r>
        <w:t>to</w:t>
      </w:r>
      <w:r>
        <w:rPr>
          <w:spacing w:val="-4"/>
        </w:rPr>
        <w:t xml:space="preserve"> </w:t>
      </w:r>
      <w:r>
        <w:t>determine</w:t>
      </w:r>
      <w:r>
        <w:rPr>
          <w:spacing w:val="-2"/>
        </w:rPr>
        <w:t xml:space="preserve"> </w:t>
      </w:r>
      <w:r>
        <w:t>potential</w:t>
      </w:r>
      <w:r>
        <w:rPr>
          <w:spacing w:val="-4"/>
        </w:rPr>
        <w:t xml:space="preserve"> </w:t>
      </w:r>
      <w:r>
        <w:t>risks</w:t>
      </w:r>
      <w:r>
        <w:rPr>
          <w:spacing w:val="-2"/>
        </w:rPr>
        <w:t xml:space="preserve"> </w:t>
      </w:r>
      <w:r>
        <w:t xml:space="preserve">to children that are associated with project activities and operations. Report concerns about potential child abuse, </w:t>
      </w:r>
      <w:proofErr w:type="gramStart"/>
      <w:r>
        <w:t>neglect</w:t>
      </w:r>
      <w:proofErr w:type="gramEnd"/>
      <w:r>
        <w:t xml:space="preserve"> or exploitation by CMI staff or partners to CMI Management or according to CMI’s Whistleblowing policy.</w:t>
      </w:r>
    </w:p>
    <w:p w14:paraId="55D84C37" w14:textId="77777777" w:rsidR="00E73334" w:rsidRDefault="00E73334">
      <w:pPr>
        <w:pStyle w:val="Brdtekst"/>
        <w:spacing w:before="8"/>
        <w:ind w:left="0"/>
        <w:rPr>
          <w:sz w:val="19"/>
        </w:rPr>
      </w:pPr>
    </w:p>
    <w:p w14:paraId="65F0B577" w14:textId="77777777" w:rsidR="00E73334" w:rsidRDefault="00D7774C">
      <w:pPr>
        <w:pStyle w:val="Overskrift1"/>
      </w:pPr>
      <w:bookmarkStart w:id="23" w:name="_bookmark11"/>
      <w:bookmarkStart w:id="24" w:name="_Toc129871206"/>
      <w:bookmarkEnd w:id="23"/>
      <w:r>
        <w:rPr>
          <w:color w:val="2E5395"/>
        </w:rPr>
        <w:t>Trafficking</w:t>
      </w:r>
      <w:r>
        <w:rPr>
          <w:color w:val="2E5395"/>
          <w:spacing w:val="-10"/>
        </w:rPr>
        <w:t xml:space="preserve"> </w:t>
      </w:r>
      <w:r>
        <w:rPr>
          <w:color w:val="2E5395"/>
        </w:rPr>
        <w:t>in</w:t>
      </w:r>
      <w:r>
        <w:rPr>
          <w:color w:val="2E5395"/>
          <w:spacing w:val="-11"/>
        </w:rPr>
        <w:t xml:space="preserve"> </w:t>
      </w:r>
      <w:r>
        <w:rPr>
          <w:color w:val="2E5395"/>
        </w:rPr>
        <w:t>Persons</w:t>
      </w:r>
      <w:r>
        <w:rPr>
          <w:color w:val="2E5395"/>
          <w:spacing w:val="-10"/>
        </w:rPr>
        <w:t xml:space="preserve"> </w:t>
      </w:r>
      <w:r>
        <w:rPr>
          <w:color w:val="2E5395"/>
          <w:spacing w:val="-4"/>
        </w:rPr>
        <w:t>(TIP)</w:t>
      </w:r>
      <w:bookmarkEnd w:id="24"/>
    </w:p>
    <w:p w14:paraId="5E6E8E1D" w14:textId="77777777" w:rsidR="00E73334" w:rsidRDefault="00D7774C">
      <w:pPr>
        <w:pStyle w:val="Brdtekst"/>
        <w:spacing w:before="31"/>
        <w:ind w:right="148"/>
      </w:pPr>
      <w:r>
        <w:t>CMI</w:t>
      </w:r>
      <w:r>
        <w:rPr>
          <w:spacing w:val="-2"/>
        </w:rPr>
        <w:t xml:space="preserve"> </w:t>
      </w:r>
      <w:r>
        <w:t>is</w:t>
      </w:r>
      <w:r>
        <w:rPr>
          <w:spacing w:val="-4"/>
        </w:rPr>
        <w:t xml:space="preserve"> </w:t>
      </w:r>
      <w:r>
        <w:t>committed</w:t>
      </w:r>
      <w:r>
        <w:rPr>
          <w:spacing w:val="-2"/>
        </w:rPr>
        <w:t xml:space="preserve"> </w:t>
      </w:r>
      <w:r>
        <w:t>to</w:t>
      </w:r>
      <w:r>
        <w:rPr>
          <w:spacing w:val="-1"/>
        </w:rPr>
        <w:t xml:space="preserve"> </w:t>
      </w:r>
      <w:r>
        <w:t>conducting</w:t>
      </w:r>
      <w:r>
        <w:rPr>
          <w:spacing w:val="-4"/>
        </w:rPr>
        <w:t xml:space="preserve"> </w:t>
      </w:r>
      <w:r>
        <w:t>our</w:t>
      </w:r>
      <w:r>
        <w:rPr>
          <w:spacing w:val="-2"/>
        </w:rPr>
        <w:t xml:space="preserve"> </w:t>
      </w:r>
      <w:r>
        <w:t>activities</w:t>
      </w:r>
      <w:r>
        <w:rPr>
          <w:spacing w:val="-1"/>
        </w:rPr>
        <w:t xml:space="preserve"> </w:t>
      </w:r>
      <w:r>
        <w:t>in</w:t>
      </w:r>
      <w:r>
        <w:rPr>
          <w:spacing w:val="-6"/>
        </w:rPr>
        <w:t xml:space="preserve"> </w:t>
      </w:r>
      <w:r>
        <w:t>a</w:t>
      </w:r>
      <w:r>
        <w:rPr>
          <w:spacing w:val="-2"/>
        </w:rPr>
        <w:t xml:space="preserve"> </w:t>
      </w:r>
      <w:r>
        <w:t>way</w:t>
      </w:r>
      <w:r>
        <w:rPr>
          <w:spacing w:val="-4"/>
        </w:rPr>
        <w:t xml:space="preserve"> </w:t>
      </w:r>
      <w:r>
        <w:t>that</w:t>
      </w:r>
      <w:r>
        <w:rPr>
          <w:spacing w:val="-2"/>
        </w:rPr>
        <w:t xml:space="preserve"> </w:t>
      </w:r>
      <w:r>
        <w:t>respects</w:t>
      </w:r>
      <w:r>
        <w:rPr>
          <w:spacing w:val="-2"/>
        </w:rPr>
        <w:t xml:space="preserve"> </w:t>
      </w:r>
      <w:r>
        <w:t>human</w:t>
      </w:r>
      <w:r>
        <w:rPr>
          <w:spacing w:val="-3"/>
        </w:rPr>
        <w:t xml:space="preserve"> </w:t>
      </w:r>
      <w:r>
        <w:t>rights,</w:t>
      </w:r>
      <w:r>
        <w:rPr>
          <w:spacing w:val="-2"/>
        </w:rPr>
        <w:t xml:space="preserve"> </w:t>
      </w:r>
      <w:r>
        <w:t>including</w:t>
      </w:r>
      <w:r>
        <w:rPr>
          <w:spacing w:val="-3"/>
        </w:rPr>
        <w:t xml:space="preserve"> </w:t>
      </w:r>
      <w:r>
        <w:t xml:space="preserve">opposition to human trafficking and forced </w:t>
      </w:r>
      <w:proofErr w:type="spellStart"/>
      <w:r>
        <w:t>labour</w:t>
      </w:r>
      <w:proofErr w:type="spellEnd"/>
      <w:r>
        <w:t xml:space="preserve"> in any form.</w:t>
      </w:r>
    </w:p>
    <w:p w14:paraId="524EE05A" w14:textId="77777777" w:rsidR="00E73334" w:rsidRDefault="00D7774C">
      <w:pPr>
        <w:pStyle w:val="Brdtekst"/>
      </w:pPr>
      <w:r>
        <w:t>CMI</w:t>
      </w:r>
      <w:r>
        <w:rPr>
          <w:spacing w:val="-6"/>
        </w:rPr>
        <w:t xml:space="preserve"> </w:t>
      </w:r>
      <w:r>
        <w:t>employees</w:t>
      </w:r>
      <w:r>
        <w:rPr>
          <w:spacing w:val="-2"/>
        </w:rPr>
        <w:t xml:space="preserve"> </w:t>
      </w:r>
      <w:r>
        <w:t>and</w:t>
      </w:r>
      <w:r>
        <w:rPr>
          <w:spacing w:val="-4"/>
        </w:rPr>
        <w:t xml:space="preserve"> </w:t>
      </w:r>
      <w:r>
        <w:t>contractors</w:t>
      </w:r>
      <w:r>
        <w:rPr>
          <w:spacing w:val="-5"/>
        </w:rPr>
        <w:t xml:space="preserve"> </w:t>
      </w:r>
      <w:r>
        <w:t>shall</w:t>
      </w:r>
      <w:r>
        <w:rPr>
          <w:spacing w:val="-3"/>
        </w:rPr>
        <w:t xml:space="preserve"> </w:t>
      </w:r>
      <w:r>
        <w:t>not</w:t>
      </w:r>
      <w:r>
        <w:rPr>
          <w:spacing w:val="-4"/>
        </w:rPr>
        <w:t xml:space="preserve"> </w:t>
      </w:r>
      <w:r>
        <w:t>engage</w:t>
      </w:r>
      <w:r>
        <w:rPr>
          <w:spacing w:val="-4"/>
        </w:rPr>
        <w:t xml:space="preserve"> </w:t>
      </w:r>
      <w:r>
        <w:t>in</w:t>
      </w:r>
      <w:r>
        <w:rPr>
          <w:spacing w:val="-3"/>
        </w:rPr>
        <w:t xml:space="preserve"> </w:t>
      </w:r>
      <w:r>
        <w:t>any</w:t>
      </w:r>
      <w:r>
        <w:rPr>
          <w:spacing w:val="-4"/>
        </w:rPr>
        <w:t xml:space="preserve"> </w:t>
      </w:r>
      <w:r>
        <w:t>TIP</w:t>
      </w:r>
      <w:r>
        <w:rPr>
          <w:spacing w:val="-2"/>
        </w:rPr>
        <w:t xml:space="preserve"> </w:t>
      </w:r>
      <w:r>
        <w:t>related</w:t>
      </w:r>
      <w:r>
        <w:rPr>
          <w:spacing w:val="-4"/>
        </w:rPr>
        <w:t xml:space="preserve"> </w:t>
      </w:r>
      <w:r>
        <w:t>activities,</w:t>
      </w:r>
      <w:r>
        <w:rPr>
          <w:spacing w:val="-4"/>
        </w:rPr>
        <w:t xml:space="preserve"> </w:t>
      </w:r>
      <w:r>
        <w:rPr>
          <w:spacing w:val="-2"/>
        </w:rPr>
        <w:t>like:</w:t>
      </w:r>
    </w:p>
    <w:p w14:paraId="3701B32A" w14:textId="77777777" w:rsidR="00E73334" w:rsidRDefault="00D7774C">
      <w:pPr>
        <w:pStyle w:val="Listeavsnitt"/>
        <w:numPr>
          <w:ilvl w:val="0"/>
          <w:numId w:val="1"/>
        </w:numPr>
        <w:tabs>
          <w:tab w:val="left" w:pos="820"/>
          <w:tab w:val="left" w:pos="821"/>
        </w:tabs>
        <w:spacing w:before="1"/>
        <w:ind w:right="248" w:hanging="360"/>
      </w:pPr>
      <w:r>
        <w:t>Trafficking</w:t>
      </w:r>
      <w:r>
        <w:rPr>
          <w:spacing w:val="-2"/>
        </w:rPr>
        <w:t xml:space="preserve"> </w:t>
      </w:r>
      <w:r>
        <w:t>in</w:t>
      </w:r>
      <w:r>
        <w:rPr>
          <w:spacing w:val="-3"/>
        </w:rPr>
        <w:t xml:space="preserve"> </w:t>
      </w:r>
      <w:r>
        <w:t>persons</w:t>
      </w:r>
      <w:r>
        <w:rPr>
          <w:spacing w:val="-4"/>
        </w:rPr>
        <w:t xml:space="preserve"> </w:t>
      </w:r>
      <w:r>
        <w:t>(as</w:t>
      </w:r>
      <w:r>
        <w:rPr>
          <w:spacing w:val="-2"/>
        </w:rPr>
        <w:t xml:space="preserve"> </w:t>
      </w:r>
      <w:r>
        <w:t>defined</w:t>
      </w:r>
      <w:r>
        <w:rPr>
          <w:spacing w:val="-2"/>
        </w:rPr>
        <w:t xml:space="preserve"> </w:t>
      </w:r>
      <w:r>
        <w:t>in</w:t>
      </w:r>
      <w:r>
        <w:rPr>
          <w:spacing w:val="-3"/>
        </w:rPr>
        <w:t xml:space="preserve"> </w:t>
      </w:r>
      <w:r>
        <w:t>the</w:t>
      </w:r>
      <w:r>
        <w:rPr>
          <w:spacing w:val="-4"/>
        </w:rPr>
        <w:t xml:space="preserve"> </w:t>
      </w:r>
      <w:r>
        <w:t>Protocol</w:t>
      </w:r>
      <w:r>
        <w:rPr>
          <w:spacing w:val="-2"/>
        </w:rPr>
        <w:t xml:space="preserve"> </w:t>
      </w:r>
      <w:r>
        <w:t>to</w:t>
      </w:r>
      <w:r>
        <w:rPr>
          <w:spacing w:val="-3"/>
        </w:rPr>
        <w:t xml:space="preserve"> </w:t>
      </w:r>
      <w:r>
        <w:t>Prevent,</w:t>
      </w:r>
      <w:r>
        <w:rPr>
          <w:spacing w:val="-2"/>
        </w:rPr>
        <w:t xml:space="preserve"> </w:t>
      </w:r>
      <w:r>
        <w:t>Suppress,</w:t>
      </w:r>
      <w:r>
        <w:rPr>
          <w:spacing w:val="-2"/>
        </w:rPr>
        <w:t xml:space="preserve"> </w:t>
      </w:r>
      <w:r>
        <w:t>and</w:t>
      </w:r>
      <w:r>
        <w:rPr>
          <w:spacing w:val="-5"/>
        </w:rPr>
        <w:t xml:space="preserve"> </w:t>
      </w:r>
      <w:r>
        <w:t>Punish</w:t>
      </w:r>
      <w:r>
        <w:rPr>
          <w:spacing w:val="-3"/>
        </w:rPr>
        <w:t xml:space="preserve"> </w:t>
      </w:r>
      <w:r>
        <w:t>Trafficking</w:t>
      </w:r>
      <w:r>
        <w:rPr>
          <w:spacing w:val="-3"/>
        </w:rPr>
        <w:t xml:space="preserve"> </w:t>
      </w:r>
      <w:r>
        <w:t>in persons, especially Women and Children, supplementing the UN Convention against Transnational Organized Crime</w:t>
      </w:r>
      <w:proofErr w:type="gramStart"/>
      <w:r>
        <w:t>);</w:t>
      </w:r>
      <w:proofErr w:type="gramEnd"/>
    </w:p>
    <w:p w14:paraId="57431D43" w14:textId="77777777" w:rsidR="00E73334" w:rsidRDefault="00D7774C">
      <w:pPr>
        <w:pStyle w:val="Listeavsnitt"/>
        <w:numPr>
          <w:ilvl w:val="0"/>
          <w:numId w:val="1"/>
        </w:numPr>
        <w:tabs>
          <w:tab w:val="left" w:pos="820"/>
          <w:tab w:val="left" w:pos="821"/>
        </w:tabs>
        <w:spacing w:line="267" w:lineRule="exact"/>
        <w:ind w:hanging="361"/>
      </w:pPr>
      <w:r>
        <w:t>Procuring</w:t>
      </w:r>
      <w:r>
        <w:rPr>
          <w:spacing w:val="-6"/>
        </w:rPr>
        <w:t xml:space="preserve"> </w:t>
      </w:r>
      <w:r>
        <w:t>commercial</w:t>
      </w:r>
      <w:r>
        <w:rPr>
          <w:spacing w:val="-5"/>
        </w:rPr>
        <w:t xml:space="preserve"> </w:t>
      </w:r>
      <w:r>
        <w:t>sex</w:t>
      </w:r>
      <w:r>
        <w:rPr>
          <w:spacing w:val="-5"/>
        </w:rPr>
        <w:t xml:space="preserve"> </w:t>
      </w:r>
      <w:proofErr w:type="gramStart"/>
      <w:r>
        <w:rPr>
          <w:spacing w:val="-2"/>
        </w:rPr>
        <w:t>acts;</w:t>
      </w:r>
      <w:proofErr w:type="gramEnd"/>
    </w:p>
    <w:p w14:paraId="44C6665C" w14:textId="77777777" w:rsidR="00E73334" w:rsidRDefault="00D7774C">
      <w:pPr>
        <w:pStyle w:val="Listeavsnitt"/>
        <w:numPr>
          <w:ilvl w:val="0"/>
          <w:numId w:val="1"/>
        </w:numPr>
        <w:tabs>
          <w:tab w:val="left" w:pos="820"/>
          <w:tab w:val="left" w:pos="821"/>
        </w:tabs>
        <w:ind w:hanging="361"/>
      </w:pPr>
      <w:r>
        <w:t>Using</w:t>
      </w:r>
      <w:r>
        <w:rPr>
          <w:spacing w:val="-4"/>
        </w:rPr>
        <w:t xml:space="preserve"> </w:t>
      </w:r>
      <w:r>
        <w:t>forced</w:t>
      </w:r>
      <w:r>
        <w:rPr>
          <w:spacing w:val="-2"/>
        </w:rPr>
        <w:t xml:space="preserve"> </w:t>
      </w:r>
      <w:proofErr w:type="spellStart"/>
      <w:proofErr w:type="gramStart"/>
      <w:r>
        <w:rPr>
          <w:spacing w:val="-2"/>
        </w:rPr>
        <w:t>labour</w:t>
      </w:r>
      <w:proofErr w:type="spellEnd"/>
      <w:r>
        <w:rPr>
          <w:spacing w:val="-2"/>
        </w:rPr>
        <w:t>;</w:t>
      </w:r>
      <w:proofErr w:type="gramEnd"/>
    </w:p>
    <w:p w14:paraId="0A51BB28" w14:textId="77777777" w:rsidR="00E73334" w:rsidRDefault="00D7774C">
      <w:pPr>
        <w:pStyle w:val="Listeavsnitt"/>
        <w:numPr>
          <w:ilvl w:val="0"/>
          <w:numId w:val="1"/>
        </w:numPr>
        <w:tabs>
          <w:tab w:val="left" w:pos="820"/>
          <w:tab w:val="left" w:pos="821"/>
        </w:tabs>
        <w:ind w:hanging="361"/>
      </w:pPr>
      <w:r>
        <w:t>Acts</w:t>
      </w:r>
      <w:r>
        <w:rPr>
          <w:spacing w:val="-3"/>
        </w:rPr>
        <w:t xml:space="preserve"> </w:t>
      </w:r>
      <w:r>
        <w:t>that</w:t>
      </w:r>
      <w:r>
        <w:rPr>
          <w:spacing w:val="-5"/>
        </w:rPr>
        <w:t xml:space="preserve"> </w:t>
      </w:r>
      <w:r>
        <w:t>directly</w:t>
      </w:r>
      <w:r>
        <w:rPr>
          <w:spacing w:val="-3"/>
        </w:rPr>
        <w:t xml:space="preserve"> </w:t>
      </w:r>
      <w:r>
        <w:t>support</w:t>
      </w:r>
      <w:r>
        <w:rPr>
          <w:spacing w:val="-4"/>
        </w:rPr>
        <w:t xml:space="preserve"> </w:t>
      </w:r>
      <w:r>
        <w:t>or</w:t>
      </w:r>
      <w:r>
        <w:rPr>
          <w:spacing w:val="-3"/>
        </w:rPr>
        <w:t xml:space="preserve"> </w:t>
      </w:r>
      <w:r>
        <w:t>advance</w:t>
      </w:r>
      <w:r>
        <w:rPr>
          <w:spacing w:val="-5"/>
        </w:rPr>
        <w:t xml:space="preserve"> </w:t>
      </w:r>
      <w:r>
        <w:t>trafficking</w:t>
      </w:r>
      <w:r>
        <w:rPr>
          <w:spacing w:val="-4"/>
        </w:rPr>
        <w:t xml:space="preserve"> </w:t>
      </w:r>
      <w:r>
        <w:t>in</w:t>
      </w:r>
      <w:r>
        <w:rPr>
          <w:spacing w:val="-2"/>
        </w:rPr>
        <w:t xml:space="preserve"> persons.</w:t>
      </w:r>
    </w:p>
    <w:p w14:paraId="7C8597F0" w14:textId="77777777" w:rsidR="00E73334" w:rsidRDefault="00D7774C">
      <w:pPr>
        <w:pStyle w:val="Brdtekst"/>
        <w:ind w:right="148"/>
      </w:pPr>
      <w:r>
        <w:t>Failure</w:t>
      </w:r>
      <w:r>
        <w:rPr>
          <w:spacing w:val="-2"/>
        </w:rPr>
        <w:t xml:space="preserve"> </w:t>
      </w:r>
      <w:r>
        <w:t>to</w:t>
      </w:r>
      <w:r>
        <w:rPr>
          <w:spacing w:val="-3"/>
        </w:rPr>
        <w:t xml:space="preserve"> </w:t>
      </w:r>
      <w:r>
        <w:t>comply</w:t>
      </w:r>
      <w:r>
        <w:rPr>
          <w:spacing w:val="-2"/>
        </w:rPr>
        <w:t xml:space="preserve"> </w:t>
      </w:r>
      <w:r>
        <w:t>with</w:t>
      </w:r>
      <w:r>
        <w:rPr>
          <w:spacing w:val="-2"/>
        </w:rPr>
        <w:t xml:space="preserve"> </w:t>
      </w:r>
      <w:r>
        <w:t>this</w:t>
      </w:r>
      <w:r>
        <w:rPr>
          <w:spacing w:val="-5"/>
        </w:rPr>
        <w:t xml:space="preserve"> </w:t>
      </w:r>
      <w:r>
        <w:t>policy</w:t>
      </w:r>
      <w:r>
        <w:rPr>
          <w:spacing w:val="-4"/>
        </w:rPr>
        <w:t xml:space="preserve"> </w:t>
      </w:r>
      <w:r>
        <w:t>could</w:t>
      </w:r>
      <w:r>
        <w:rPr>
          <w:spacing w:val="-3"/>
        </w:rPr>
        <w:t xml:space="preserve"> </w:t>
      </w:r>
      <w:r>
        <w:t>result</w:t>
      </w:r>
      <w:r>
        <w:rPr>
          <w:spacing w:val="-2"/>
        </w:rPr>
        <w:t xml:space="preserve"> </w:t>
      </w:r>
      <w:r>
        <w:t>in</w:t>
      </w:r>
      <w:r>
        <w:rPr>
          <w:spacing w:val="-3"/>
        </w:rPr>
        <w:t xml:space="preserve"> </w:t>
      </w:r>
      <w:r>
        <w:t>disciplinary</w:t>
      </w:r>
      <w:r>
        <w:rPr>
          <w:spacing w:val="-2"/>
        </w:rPr>
        <w:t xml:space="preserve"> </w:t>
      </w:r>
      <w:r>
        <w:t>action</w:t>
      </w:r>
      <w:r>
        <w:rPr>
          <w:spacing w:val="-3"/>
        </w:rPr>
        <w:t xml:space="preserve"> </w:t>
      </w:r>
      <w:r>
        <w:t>up</w:t>
      </w:r>
      <w:r>
        <w:rPr>
          <w:spacing w:val="-3"/>
        </w:rPr>
        <w:t xml:space="preserve"> </w:t>
      </w:r>
      <w:r>
        <w:t>to</w:t>
      </w:r>
      <w:r>
        <w:rPr>
          <w:spacing w:val="-1"/>
        </w:rPr>
        <w:t xml:space="preserve"> </w:t>
      </w:r>
      <w:r>
        <w:t>and</w:t>
      </w:r>
      <w:r>
        <w:rPr>
          <w:spacing w:val="-3"/>
        </w:rPr>
        <w:t xml:space="preserve"> </w:t>
      </w:r>
      <w:r>
        <w:t>including</w:t>
      </w:r>
      <w:r>
        <w:rPr>
          <w:spacing w:val="-3"/>
        </w:rPr>
        <w:t xml:space="preserve"> </w:t>
      </w:r>
      <w:r>
        <w:t>termination</w:t>
      </w:r>
      <w:r>
        <w:rPr>
          <w:spacing w:val="-5"/>
        </w:rPr>
        <w:t xml:space="preserve"> </w:t>
      </w:r>
      <w:r>
        <w:t xml:space="preserve">of </w:t>
      </w:r>
      <w:r>
        <w:rPr>
          <w:spacing w:val="-2"/>
        </w:rPr>
        <w:t>employment.</w:t>
      </w:r>
    </w:p>
    <w:p w14:paraId="2C22CB0C" w14:textId="77777777" w:rsidR="00E73334" w:rsidRDefault="00D7774C">
      <w:pPr>
        <w:pStyle w:val="Brdtekst"/>
        <w:spacing w:before="1" w:line="259" w:lineRule="auto"/>
      </w:pPr>
      <w:r>
        <w:t>All CMI employees and contractors are required to report any possible non-compliance immediately to CMI’s</w:t>
      </w:r>
      <w:r>
        <w:rPr>
          <w:spacing w:val="-5"/>
        </w:rPr>
        <w:t xml:space="preserve"> </w:t>
      </w:r>
      <w:r>
        <w:t>Management</w:t>
      </w:r>
      <w:r>
        <w:rPr>
          <w:spacing w:val="-4"/>
        </w:rPr>
        <w:t xml:space="preserve"> </w:t>
      </w:r>
      <w:r>
        <w:t>or</w:t>
      </w:r>
      <w:r>
        <w:rPr>
          <w:spacing w:val="-5"/>
        </w:rPr>
        <w:t xml:space="preserve"> </w:t>
      </w:r>
      <w:r>
        <w:t>via</w:t>
      </w:r>
      <w:r>
        <w:rPr>
          <w:spacing w:val="-5"/>
        </w:rPr>
        <w:t xml:space="preserve"> </w:t>
      </w:r>
      <w:r>
        <w:t>the</w:t>
      </w:r>
      <w:r>
        <w:rPr>
          <w:spacing w:val="-1"/>
        </w:rPr>
        <w:t xml:space="preserve"> </w:t>
      </w:r>
      <w:r>
        <w:t>Whistleblowing</w:t>
      </w:r>
      <w:r>
        <w:rPr>
          <w:spacing w:val="-4"/>
        </w:rPr>
        <w:t xml:space="preserve"> </w:t>
      </w:r>
      <w:r>
        <w:t>procedures.</w:t>
      </w:r>
      <w:r>
        <w:rPr>
          <w:spacing w:val="-2"/>
        </w:rPr>
        <w:t xml:space="preserve"> </w:t>
      </w:r>
      <w:r>
        <w:t>Any</w:t>
      </w:r>
      <w:r>
        <w:rPr>
          <w:spacing w:val="-2"/>
        </w:rPr>
        <w:t xml:space="preserve"> </w:t>
      </w:r>
      <w:r>
        <w:t>questions</w:t>
      </w:r>
      <w:r>
        <w:rPr>
          <w:spacing w:val="-4"/>
        </w:rPr>
        <w:t xml:space="preserve"> </w:t>
      </w:r>
      <w:r>
        <w:t>regarding</w:t>
      </w:r>
      <w:r>
        <w:rPr>
          <w:spacing w:val="-3"/>
        </w:rPr>
        <w:t xml:space="preserve"> </w:t>
      </w:r>
      <w:r>
        <w:t>this</w:t>
      </w:r>
      <w:r>
        <w:rPr>
          <w:spacing w:val="-2"/>
        </w:rPr>
        <w:t xml:space="preserve"> </w:t>
      </w:r>
      <w:r>
        <w:t>policy</w:t>
      </w:r>
      <w:r>
        <w:rPr>
          <w:spacing w:val="-2"/>
        </w:rPr>
        <w:t xml:space="preserve"> </w:t>
      </w:r>
      <w:r>
        <w:t>should</w:t>
      </w:r>
      <w:r>
        <w:rPr>
          <w:spacing w:val="-3"/>
        </w:rPr>
        <w:t xml:space="preserve"> </w:t>
      </w:r>
      <w:r>
        <w:t>be directed to the CMI Management.</w:t>
      </w:r>
    </w:p>
    <w:p w14:paraId="4DD464C0" w14:textId="77777777" w:rsidR="00E73334" w:rsidRDefault="00E73334">
      <w:pPr>
        <w:spacing w:line="259" w:lineRule="auto"/>
        <w:sectPr w:rsidR="00E73334">
          <w:pgSz w:w="12240" w:h="15840"/>
          <w:pgMar w:top="1400" w:right="1320" w:bottom="280" w:left="1340" w:header="720" w:footer="720" w:gutter="0"/>
          <w:cols w:space="720"/>
        </w:sectPr>
      </w:pPr>
    </w:p>
    <w:p w14:paraId="6829E7F9" w14:textId="77777777" w:rsidR="00E73334" w:rsidRDefault="00D7774C">
      <w:pPr>
        <w:pStyle w:val="Overskrift1"/>
        <w:spacing w:before="20"/>
      </w:pPr>
      <w:bookmarkStart w:id="25" w:name="_bookmark12"/>
      <w:bookmarkStart w:id="26" w:name="_Toc129871207"/>
      <w:bookmarkEnd w:id="25"/>
      <w:r>
        <w:rPr>
          <w:color w:val="2E5395"/>
        </w:rPr>
        <w:lastRenderedPageBreak/>
        <w:t>Privacy</w:t>
      </w:r>
      <w:r>
        <w:rPr>
          <w:color w:val="2E5395"/>
          <w:spacing w:val="-7"/>
        </w:rPr>
        <w:t xml:space="preserve"> </w:t>
      </w:r>
      <w:r>
        <w:rPr>
          <w:color w:val="2E5395"/>
        </w:rPr>
        <w:t>and</w:t>
      </w:r>
      <w:r>
        <w:rPr>
          <w:color w:val="2E5395"/>
          <w:spacing w:val="-6"/>
        </w:rPr>
        <w:t xml:space="preserve"> </w:t>
      </w:r>
      <w:r>
        <w:rPr>
          <w:color w:val="2E5395"/>
        </w:rPr>
        <w:t>Data</w:t>
      </w:r>
      <w:r>
        <w:rPr>
          <w:color w:val="2E5395"/>
          <w:spacing w:val="-7"/>
        </w:rPr>
        <w:t xml:space="preserve"> </w:t>
      </w:r>
      <w:r>
        <w:rPr>
          <w:color w:val="2E5395"/>
          <w:spacing w:val="-2"/>
        </w:rPr>
        <w:t>Protection</w:t>
      </w:r>
      <w:bookmarkEnd w:id="26"/>
    </w:p>
    <w:p w14:paraId="2AB52D93" w14:textId="77777777" w:rsidR="00E73334" w:rsidRDefault="00D7774C">
      <w:pPr>
        <w:pStyle w:val="Brdtekst"/>
        <w:spacing w:before="31"/>
        <w:ind w:right="148"/>
      </w:pPr>
      <w:r>
        <w:t>CMI</w:t>
      </w:r>
      <w:r>
        <w:rPr>
          <w:spacing w:val="-2"/>
        </w:rPr>
        <w:t xml:space="preserve"> </w:t>
      </w:r>
      <w:r>
        <w:t>shall</w:t>
      </w:r>
      <w:r>
        <w:rPr>
          <w:spacing w:val="-5"/>
        </w:rPr>
        <w:t xml:space="preserve"> </w:t>
      </w:r>
      <w:r>
        <w:t>maintain</w:t>
      </w:r>
      <w:r>
        <w:rPr>
          <w:spacing w:val="-3"/>
        </w:rPr>
        <w:t xml:space="preserve"> </w:t>
      </w:r>
      <w:r>
        <w:t>appropriate</w:t>
      </w:r>
      <w:r>
        <w:rPr>
          <w:spacing w:val="-4"/>
        </w:rPr>
        <w:t xml:space="preserve"> </w:t>
      </w:r>
      <w:r>
        <w:t>measures</w:t>
      </w:r>
      <w:r>
        <w:rPr>
          <w:spacing w:val="-2"/>
        </w:rPr>
        <w:t xml:space="preserve"> </w:t>
      </w:r>
      <w:r>
        <w:t>to</w:t>
      </w:r>
      <w:r>
        <w:rPr>
          <w:spacing w:val="-2"/>
        </w:rPr>
        <w:t xml:space="preserve"> </w:t>
      </w:r>
      <w:r>
        <w:t>protect</w:t>
      </w:r>
      <w:r>
        <w:rPr>
          <w:spacing w:val="-2"/>
        </w:rPr>
        <w:t xml:space="preserve"> </w:t>
      </w:r>
      <w:r>
        <w:t>personal</w:t>
      </w:r>
      <w:r>
        <w:rPr>
          <w:spacing w:val="-2"/>
        </w:rPr>
        <w:t xml:space="preserve"> </w:t>
      </w:r>
      <w:r>
        <w:t>data</w:t>
      </w:r>
      <w:r>
        <w:rPr>
          <w:spacing w:val="-2"/>
        </w:rPr>
        <w:t xml:space="preserve"> </w:t>
      </w:r>
      <w:r>
        <w:t>according</w:t>
      </w:r>
      <w:r>
        <w:rPr>
          <w:spacing w:val="-3"/>
        </w:rPr>
        <w:t xml:space="preserve"> </w:t>
      </w:r>
      <w:r>
        <w:t>to</w:t>
      </w:r>
      <w:r>
        <w:rPr>
          <w:spacing w:val="-2"/>
        </w:rPr>
        <w:t xml:space="preserve"> </w:t>
      </w:r>
      <w:r>
        <w:t>the</w:t>
      </w:r>
      <w:r>
        <w:rPr>
          <w:spacing w:val="-2"/>
        </w:rPr>
        <w:t xml:space="preserve"> </w:t>
      </w:r>
      <w:r>
        <w:t>EU</w:t>
      </w:r>
      <w:r>
        <w:rPr>
          <w:spacing w:val="-2"/>
        </w:rPr>
        <w:t xml:space="preserve"> </w:t>
      </w:r>
      <w:r>
        <w:t>General</w:t>
      </w:r>
      <w:r>
        <w:rPr>
          <w:spacing w:val="-5"/>
        </w:rPr>
        <w:t xml:space="preserve"> </w:t>
      </w:r>
      <w:r>
        <w:t>Data Protection Regulations (GDPR).</w:t>
      </w:r>
    </w:p>
    <w:p w14:paraId="03A22C62" w14:textId="77777777" w:rsidR="00E73334" w:rsidRDefault="00E73334">
      <w:pPr>
        <w:pStyle w:val="Brdtekst"/>
        <w:spacing w:before="6"/>
        <w:ind w:left="0"/>
        <w:rPr>
          <w:sz w:val="19"/>
        </w:rPr>
      </w:pPr>
    </w:p>
    <w:p w14:paraId="7F8D661E" w14:textId="77777777" w:rsidR="00E73334" w:rsidRDefault="00D7774C">
      <w:pPr>
        <w:pStyle w:val="Brdtekst"/>
      </w:pPr>
      <w:r>
        <w:t>CMI'</w:t>
      </w:r>
      <w:r>
        <w:rPr>
          <w:spacing w:val="-7"/>
        </w:rPr>
        <w:t xml:space="preserve"> </w:t>
      </w:r>
      <w:r>
        <w:t>fundamental</w:t>
      </w:r>
      <w:r>
        <w:rPr>
          <w:spacing w:val="-4"/>
        </w:rPr>
        <w:t xml:space="preserve"> </w:t>
      </w:r>
      <w:r>
        <w:t>data</w:t>
      </w:r>
      <w:r>
        <w:rPr>
          <w:spacing w:val="-5"/>
        </w:rPr>
        <w:t xml:space="preserve"> </w:t>
      </w:r>
      <w:r>
        <w:t>protection</w:t>
      </w:r>
      <w:r>
        <w:rPr>
          <w:spacing w:val="-5"/>
        </w:rPr>
        <w:t xml:space="preserve"> </w:t>
      </w:r>
      <w:r>
        <w:t>rules</w:t>
      </w:r>
      <w:r>
        <w:rPr>
          <w:spacing w:val="-6"/>
        </w:rPr>
        <w:t xml:space="preserve"> </w:t>
      </w:r>
      <w:r>
        <w:rPr>
          <w:spacing w:val="-2"/>
        </w:rPr>
        <w:t>include:</w:t>
      </w:r>
    </w:p>
    <w:p w14:paraId="6E9387C7" w14:textId="77777777" w:rsidR="00E73334" w:rsidRDefault="00E73334">
      <w:pPr>
        <w:pStyle w:val="Brdtekst"/>
        <w:spacing w:before="8"/>
        <w:ind w:left="0"/>
        <w:rPr>
          <w:sz w:val="19"/>
        </w:rPr>
      </w:pPr>
    </w:p>
    <w:p w14:paraId="2CCCD94D" w14:textId="77777777" w:rsidR="00E73334" w:rsidRDefault="00D7774C">
      <w:pPr>
        <w:pStyle w:val="Listeavsnitt"/>
        <w:numPr>
          <w:ilvl w:val="0"/>
          <w:numId w:val="1"/>
        </w:numPr>
        <w:tabs>
          <w:tab w:val="left" w:pos="621"/>
        </w:tabs>
        <w:spacing w:before="1"/>
        <w:ind w:left="621"/>
      </w:pPr>
      <w:r>
        <w:t>The</w:t>
      </w:r>
      <w:r>
        <w:rPr>
          <w:spacing w:val="-5"/>
        </w:rPr>
        <w:t xml:space="preserve"> </w:t>
      </w:r>
      <w:r>
        <w:t>processing</w:t>
      </w:r>
      <w:r>
        <w:rPr>
          <w:spacing w:val="-4"/>
        </w:rPr>
        <w:t xml:space="preserve"> </w:t>
      </w:r>
      <w:r>
        <w:t>of</w:t>
      </w:r>
      <w:r>
        <w:rPr>
          <w:spacing w:val="-4"/>
        </w:rPr>
        <w:t xml:space="preserve"> </w:t>
      </w:r>
      <w:r>
        <w:t>personal</w:t>
      </w:r>
      <w:r>
        <w:rPr>
          <w:spacing w:val="-2"/>
        </w:rPr>
        <w:t xml:space="preserve"> </w:t>
      </w:r>
      <w:r>
        <w:t>data</w:t>
      </w:r>
      <w:r>
        <w:rPr>
          <w:spacing w:val="-3"/>
        </w:rPr>
        <w:t xml:space="preserve"> </w:t>
      </w:r>
      <w:r>
        <w:t>shall</w:t>
      </w:r>
      <w:r>
        <w:rPr>
          <w:spacing w:val="-3"/>
        </w:rPr>
        <w:t xml:space="preserve"> </w:t>
      </w:r>
      <w:r>
        <w:t>take</w:t>
      </w:r>
      <w:r>
        <w:rPr>
          <w:spacing w:val="-4"/>
        </w:rPr>
        <w:t xml:space="preserve"> </w:t>
      </w:r>
      <w:r>
        <w:t>place</w:t>
      </w:r>
      <w:r>
        <w:rPr>
          <w:spacing w:val="-1"/>
        </w:rPr>
        <w:t xml:space="preserve"> </w:t>
      </w:r>
      <w:r>
        <w:t>in</w:t>
      </w:r>
      <w:r>
        <w:rPr>
          <w:spacing w:val="-3"/>
        </w:rPr>
        <w:t xml:space="preserve"> </w:t>
      </w:r>
      <w:r>
        <w:t>a</w:t>
      </w:r>
      <w:r>
        <w:rPr>
          <w:spacing w:val="-6"/>
        </w:rPr>
        <w:t xml:space="preserve"> </w:t>
      </w:r>
      <w:r>
        <w:t>fair</w:t>
      </w:r>
      <w:r>
        <w:rPr>
          <w:spacing w:val="-2"/>
        </w:rPr>
        <w:t xml:space="preserve"> </w:t>
      </w:r>
      <w:r>
        <w:t>and</w:t>
      </w:r>
      <w:r>
        <w:rPr>
          <w:spacing w:val="-4"/>
        </w:rPr>
        <w:t xml:space="preserve"> </w:t>
      </w:r>
      <w:r>
        <w:t>lawful</w:t>
      </w:r>
      <w:r>
        <w:rPr>
          <w:spacing w:val="-4"/>
        </w:rPr>
        <w:t xml:space="preserve"> </w:t>
      </w:r>
      <w:proofErr w:type="gramStart"/>
      <w:r>
        <w:rPr>
          <w:spacing w:val="-5"/>
        </w:rPr>
        <w:t>way</w:t>
      </w:r>
      <w:proofErr w:type="gramEnd"/>
    </w:p>
    <w:p w14:paraId="49B92A20" w14:textId="77777777" w:rsidR="00E73334" w:rsidRDefault="00E73334">
      <w:pPr>
        <w:pStyle w:val="Brdtekst"/>
        <w:spacing w:before="8"/>
        <w:ind w:left="0"/>
        <w:rPr>
          <w:sz w:val="19"/>
        </w:rPr>
      </w:pPr>
    </w:p>
    <w:p w14:paraId="5F91EE95" w14:textId="77777777" w:rsidR="00E73334" w:rsidRDefault="00D7774C">
      <w:pPr>
        <w:pStyle w:val="Listeavsnitt"/>
        <w:numPr>
          <w:ilvl w:val="0"/>
          <w:numId w:val="1"/>
        </w:numPr>
        <w:tabs>
          <w:tab w:val="left" w:pos="621"/>
        </w:tabs>
        <w:ind w:left="621"/>
      </w:pPr>
      <w:r>
        <w:t>The</w:t>
      </w:r>
      <w:r>
        <w:rPr>
          <w:spacing w:val="-6"/>
        </w:rPr>
        <w:t xml:space="preserve"> </w:t>
      </w:r>
      <w:r>
        <w:t>collecting</w:t>
      </w:r>
      <w:r>
        <w:rPr>
          <w:spacing w:val="-3"/>
        </w:rPr>
        <w:t xml:space="preserve"> </w:t>
      </w:r>
      <w:r>
        <w:t>and</w:t>
      </w:r>
      <w:r>
        <w:rPr>
          <w:spacing w:val="-3"/>
        </w:rPr>
        <w:t xml:space="preserve"> </w:t>
      </w:r>
      <w:r>
        <w:t>use</w:t>
      </w:r>
      <w:r>
        <w:rPr>
          <w:spacing w:val="-5"/>
        </w:rPr>
        <w:t xml:space="preserve"> </w:t>
      </w:r>
      <w:r>
        <w:t>of</w:t>
      </w:r>
      <w:r>
        <w:rPr>
          <w:spacing w:val="-7"/>
        </w:rPr>
        <w:t xml:space="preserve"> </w:t>
      </w:r>
      <w:r>
        <w:t>personal</w:t>
      </w:r>
      <w:r>
        <w:rPr>
          <w:spacing w:val="-2"/>
        </w:rPr>
        <w:t xml:space="preserve"> </w:t>
      </w:r>
      <w:r>
        <w:t>data</w:t>
      </w:r>
      <w:r>
        <w:rPr>
          <w:spacing w:val="-2"/>
        </w:rPr>
        <w:t xml:space="preserve"> </w:t>
      </w:r>
      <w:r>
        <w:t>shall</w:t>
      </w:r>
      <w:r>
        <w:rPr>
          <w:spacing w:val="-4"/>
        </w:rPr>
        <w:t xml:space="preserve"> </w:t>
      </w:r>
      <w:r>
        <w:t>only</w:t>
      </w:r>
      <w:r>
        <w:rPr>
          <w:spacing w:val="-1"/>
        </w:rPr>
        <w:t xml:space="preserve"> </w:t>
      </w:r>
      <w:r>
        <w:t>be</w:t>
      </w:r>
      <w:r>
        <w:rPr>
          <w:spacing w:val="-4"/>
        </w:rPr>
        <w:t xml:space="preserve"> </w:t>
      </w:r>
      <w:r>
        <w:t>made</w:t>
      </w:r>
      <w:r>
        <w:rPr>
          <w:spacing w:val="-1"/>
        </w:rPr>
        <w:t xml:space="preserve"> </w:t>
      </w:r>
      <w:r>
        <w:t>for</w:t>
      </w:r>
      <w:r>
        <w:rPr>
          <w:spacing w:val="-4"/>
        </w:rPr>
        <w:t xml:space="preserve"> </w:t>
      </w:r>
      <w:r>
        <w:t>explicit</w:t>
      </w:r>
      <w:r>
        <w:rPr>
          <w:spacing w:val="-5"/>
        </w:rPr>
        <w:t xml:space="preserve"> </w:t>
      </w:r>
      <w:r>
        <w:t>and</w:t>
      </w:r>
      <w:r>
        <w:rPr>
          <w:spacing w:val="-3"/>
        </w:rPr>
        <w:t xml:space="preserve"> </w:t>
      </w:r>
      <w:r>
        <w:t>legitimate</w:t>
      </w:r>
      <w:r>
        <w:rPr>
          <w:spacing w:val="-1"/>
        </w:rPr>
        <w:t xml:space="preserve"> </w:t>
      </w:r>
      <w:proofErr w:type="gramStart"/>
      <w:r>
        <w:rPr>
          <w:spacing w:val="-2"/>
        </w:rPr>
        <w:t>purposes</w:t>
      </w:r>
      <w:proofErr w:type="gramEnd"/>
    </w:p>
    <w:p w14:paraId="7C7AA59D" w14:textId="77777777" w:rsidR="00E73334" w:rsidRDefault="00D7774C">
      <w:pPr>
        <w:pStyle w:val="Listeavsnitt"/>
        <w:numPr>
          <w:ilvl w:val="0"/>
          <w:numId w:val="1"/>
        </w:numPr>
        <w:tabs>
          <w:tab w:val="left" w:pos="621"/>
        </w:tabs>
        <w:spacing w:before="101"/>
        <w:ind w:left="621"/>
      </w:pPr>
      <w:r>
        <w:t>The</w:t>
      </w:r>
      <w:r>
        <w:rPr>
          <w:spacing w:val="-3"/>
        </w:rPr>
        <w:t xml:space="preserve"> </w:t>
      </w:r>
      <w:r>
        <w:t>personal</w:t>
      </w:r>
      <w:r>
        <w:rPr>
          <w:spacing w:val="-3"/>
        </w:rPr>
        <w:t xml:space="preserve"> </w:t>
      </w:r>
      <w:r>
        <w:t>data</w:t>
      </w:r>
      <w:r>
        <w:rPr>
          <w:spacing w:val="-2"/>
        </w:rPr>
        <w:t xml:space="preserve"> </w:t>
      </w:r>
      <w:r>
        <w:t>shall</w:t>
      </w:r>
      <w:r>
        <w:rPr>
          <w:spacing w:val="-6"/>
        </w:rPr>
        <w:t xml:space="preserve"> </w:t>
      </w:r>
      <w:r>
        <w:t>be</w:t>
      </w:r>
      <w:r>
        <w:rPr>
          <w:spacing w:val="-3"/>
        </w:rPr>
        <w:t xml:space="preserve"> </w:t>
      </w:r>
      <w:r>
        <w:t>kept</w:t>
      </w:r>
      <w:r>
        <w:rPr>
          <w:spacing w:val="-3"/>
        </w:rPr>
        <w:t xml:space="preserve"> </w:t>
      </w:r>
      <w:r>
        <w:t>accurate</w:t>
      </w:r>
      <w:r>
        <w:rPr>
          <w:spacing w:val="-2"/>
        </w:rPr>
        <w:t xml:space="preserve"> </w:t>
      </w:r>
      <w:r>
        <w:t>and</w:t>
      </w:r>
      <w:r>
        <w:rPr>
          <w:spacing w:val="-6"/>
        </w:rPr>
        <w:t xml:space="preserve"> </w:t>
      </w:r>
      <w:r>
        <w:t>where</w:t>
      </w:r>
      <w:r>
        <w:rPr>
          <w:spacing w:val="-6"/>
        </w:rPr>
        <w:t xml:space="preserve"> </w:t>
      </w:r>
      <w:r>
        <w:t>necessary</w:t>
      </w:r>
      <w:r>
        <w:rPr>
          <w:spacing w:val="-2"/>
        </w:rPr>
        <w:t xml:space="preserve"> </w:t>
      </w:r>
      <w:r>
        <w:t>up</w:t>
      </w:r>
      <w:r>
        <w:rPr>
          <w:spacing w:val="-4"/>
        </w:rPr>
        <w:t xml:space="preserve"> </w:t>
      </w:r>
      <w:r>
        <w:t>to</w:t>
      </w:r>
      <w:r>
        <w:rPr>
          <w:spacing w:val="-1"/>
        </w:rPr>
        <w:t xml:space="preserve"> </w:t>
      </w:r>
      <w:proofErr w:type="gramStart"/>
      <w:r>
        <w:rPr>
          <w:spacing w:val="-4"/>
        </w:rPr>
        <w:t>date</w:t>
      </w:r>
      <w:proofErr w:type="gramEnd"/>
    </w:p>
    <w:p w14:paraId="08306FED" w14:textId="77777777" w:rsidR="00E73334" w:rsidRDefault="00D7774C">
      <w:pPr>
        <w:pStyle w:val="Listeavsnitt"/>
        <w:numPr>
          <w:ilvl w:val="0"/>
          <w:numId w:val="1"/>
        </w:numPr>
        <w:tabs>
          <w:tab w:val="left" w:pos="621"/>
        </w:tabs>
        <w:spacing w:before="99"/>
        <w:ind w:left="621"/>
      </w:pPr>
      <w:r>
        <w:t>Personal</w:t>
      </w:r>
      <w:r>
        <w:rPr>
          <w:spacing w:val="-6"/>
        </w:rPr>
        <w:t xml:space="preserve"> </w:t>
      </w:r>
      <w:r>
        <w:t>data</w:t>
      </w:r>
      <w:r>
        <w:rPr>
          <w:spacing w:val="-3"/>
        </w:rPr>
        <w:t xml:space="preserve"> </w:t>
      </w:r>
      <w:r>
        <w:t>shall</w:t>
      </w:r>
      <w:r>
        <w:rPr>
          <w:spacing w:val="-3"/>
        </w:rPr>
        <w:t xml:space="preserve"> </w:t>
      </w:r>
      <w:r>
        <w:t>not</w:t>
      </w:r>
      <w:r>
        <w:rPr>
          <w:spacing w:val="-5"/>
        </w:rPr>
        <w:t xml:space="preserve"> </w:t>
      </w:r>
      <w:r>
        <w:t>be</w:t>
      </w:r>
      <w:r>
        <w:rPr>
          <w:spacing w:val="-3"/>
        </w:rPr>
        <w:t xml:space="preserve"> </w:t>
      </w:r>
      <w:r>
        <w:t>kept</w:t>
      </w:r>
      <w:r>
        <w:rPr>
          <w:spacing w:val="-3"/>
        </w:rPr>
        <w:t xml:space="preserve"> </w:t>
      </w:r>
      <w:r>
        <w:t>longer</w:t>
      </w:r>
      <w:r>
        <w:rPr>
          <w:spacing w:val="-3"/>
        </w:rPr>
        <w:t xml:space="preserve"> </w:t>
      </w:r>
      <w:r>
        <w:t>than</w:t>
      </w:r>
      <w:r>
        <w:rPr>
          <w:spacing w:val="-3"/>
        </w:rPr>
        <w:t xml:space="preserve"> </w:t>
      </w:r>
      <w:proofErr w:type="gramStart"/>
      <w:r>
        <w:rPr>
          <w:spacing w:val="-2"/>
        </w:rPr>
        <w:t>necessary</w:t>
      </w:r>
      <w:proofErr w:type="gramEnd"/>
    </w:p>
    <w:p w14:paraId="45427C30" w14:textId="77777777" w:rsidR="00E73334" w:rsidRDefault="00D7774C">
      <w:pPr>
        <w:pStyle w:val="Listeavsnitt"/>
        <w:numPr>
          <w:ilvl w:val="0"/>
          <w:numId w:val="1"/>
        </w:numPr>
        <w:tabs>
          <w:tab w:val="left" w:pos="621"/>
        </w:tabs>
        <w:spacing w:before="101"/>
        <w:ind w:left="621"/>
      </w:pPr>
      <w:r>
        <w:t>All</w:t>
      </w:r>
      <w:r>
        <w:rPr>
          <w:spacing w:val="-5"/>
        </w:rPr>
        <w:t xml:space="preserve"> </w:t>
      </w:r>
      <w:r>
        <w:t>personal</w:t>
      </w:r>
      <w:r>
        <w:rPr>
          <w:spacing w:val="-3"/>
        </w:rPr>
        <w:t xml:space="preserve"> </w:t>
      </w:r>
      <w:r>
        <w:t>data</w:t>
      </w:r>
      <w:r>
        <w:rPr>
          <w:spacing w:val="-6"/>
        </w:rPr>
        <w:t xml:space="preserve"> </w:t>
      </w:r>
      <w:r>
        <w:t>shall</w:t>
      </w:r>
      <w:r>
        <w:rPr>
          <w:spacing w:val="-2"/>
        </w:rPr>
        <w:t xml:space="preserve"> </w:t>
      </w:r>
      <w:r>
        <w:t>be</w:t>
      </w:r>
      <w:r>
        <w:rPr>
          <w:spacing w:val="-5"/>
        </w:rPr>
        <w:t xml:space="preserve"> </w:t>
      </w:r>
      <w:r>
        <w:t>kept</w:t>
      </w:r>
      <w:r>
        <w:rPr>
          <w:spacing w:val="-3"/>
        </w:rPr>
        <w:t xml:space="preserve"> </w:t>
      </w:r>
      <w:r>
        <w:t>confidential</w:t>
      </w:r>
      <w:r>
        <w:rPr>
          <w:spacing w:val="-6"/>
        </w:rPr>
        <w:t xml:space="preserve"> </w:t>
      </w:r>
      <w:r>
        <w:t>and</w:t>
      </w:r>
      <w:r>
        <w:rPr>
          <w:spacing w:val="-3"/>
        </w:rPr>
        <w:t xml:space="preserve"> </w:t>
      </w:r>
      <w:r>
        <w:t>stored</w:t>
      </w:r>
      <w:r>
        <w:rPr>
          <w:spacing w:val="-4"/>
        </w:rPr>
        <w:t xml:space="preserve"> </w:t>
      </w:r>
      <w:r>
        <w:t>in</w:t>
      </w:r>
      <w:r>
        <w:rPr>
          <w:spacing w:val="-3"/>
        </w:rPr>
        <w:t xml:space="preserve"> </w:t>
      </w:r>
      <w:r>
        <w:t>a</w:t>
      </w:r>
      <w:r>
        <w:rPr>
          <w:spacing w:val="-3"/>
        </w:rPr>
        <w:t xml:space="preserve"> </w:t>
      </w:r>
      <w:r>
        <w:t>secure</w:t>
      </w:r>
      <w:r>
        <w:rPr>
          <w:spacing w:val="-1"/>
        </w:rPr>
        <w:t xml:space="preserve"> </w:t>
      </w:r>
      <w:proofErr w:type="gramStart"/>
      <w:r>
        <w:rPr>
          <w:spacing w:val="-5"/>
        </w:rPr>
        <w:t>way</w:t>
      </w:r>
      <w:proofErr w:type="gramEnd"/>
    </w:p>
    <w:p w14:paraId="22A313E8" w14:textId="77777777" w:rsidR="00E73334" w:rsidRDefault="00D7774C">
      <w:pPr>
        <w:pStyle w:val="Listeavsnitt"/>
        <w:numPr>
          <w:ilvl w:val="0"/>
          <w:numId w:val="1"/>
        </w:numPr>
        <w:tabs>
          <w:tab w:val="left" w:pos="621"/>
        </w:tabs>
        <w:spacing w:before="99"/>
        <w:ind w:left="621"/>
      </w:pPr>
      <w:r>
        <w:t>Personal</w:t>
      </w:r>
      <w:r>
        <w:rPr>
          <w:spacing w:val="-8"/>
        </w:rPr>
        <w:t xml:space="preserve"> </w:t>
      </w:r>
      <w:r>
        <w:t>data</w:t>
      </w:r>
      <w:r>
        <w:rPr>
          <w:spacing w:val="-2"/>
        </w:rPr>
        <w:t xml:space="preserve"> </w:t>
      </w:r>
      <w:r>
        <w:t>shall</w:t>
      </w:r>
      <w:r>
        <w:rPr>
          <w:spacing w:val="-2"/>
        </w:rPr>
        <w:t xml:space="preserve"> </w:t>
      </w:r>
      <w:r>
        <w:t>not</w:t>
      </w:r>
      <w:r>
        <w:rPr>
          <w:spacing w:val="-4"/>
        </w:rPr>
        <w:t xml:space="preserve"> </w:t>
      </w:r>
      <w:r>
        <w:t>be</w:t>
      </w:r>
      <w:r>
        <w:rPr>
          <w:spacing w:val="-3"/>
        </w:rPr>
        <w:t xml:space="preserve"> </w:t>
      </w:r>
      <w:r>
        <w:t>shared</w:t>
      </w:r>
      <w:r>
        <w:rPr>
          <w:spacing w:val="-5"/>
        </w:rPr>
        <w:t xml:space="preserve"> </w:t>
      </w:r>
      <w:r>
        <w:t>with</w:t>
      </w:r>
      <w:r>
        <w:rPr>
          <w:spacing w:val="-2"/>
        </w:rPr>
        <w:t xml:space="preserve"> </w:t>
      </w:r>
      <w:r>
        <w:t>third</w:t>
      </w:r>
      <w:r>
        <w:rPr>
          <w:spacing w:val="-4"/>
        </w:rPr>
        <w:t xml:space="preserve"> </w:t>
      </w:r>
      <w:r>
        <w:t>parties</w:t>
      </w:r>
      <w:r>
        <w:rPr>
          <w:spacing w:val="-4"/>
        </w:rPr>
        <w:t xml:space="preserve"> </w:t>
      </w:r>
      <w:r>
        <w:t>except</w:t>
      </w:r>
      <w:r>
        <w:rPr>
          <w:spacing w:val="-4"/>
        </w:rPr>
        <w:t xml:space="preserve"> </w:t>
      </w:r>
      <w:r>
        <w:t>when</w:t>
      </w:r>
      <w:r>
        <w:rPr>
          <w:spacing w:val="-5"/>
        </w:rPr>
        <w:t xml:space="preserve"> </w:t>
      </w:r>
      <w:proofErr w:type="gramStart"/>
      <w:r>
        <w:rPr>
          <w:spacing w:val="-2"/>
        </w:rPr>
        <w:t>necessary</w:t>
      </w:r>
      <w:proofErr w:type="gramEnd"/>
    </w:p>
    <w:p w14:paraId="653F7648" w14:textId="77777777" w:rsidR="00E73334" w:rsidRDefault="00E73334">
      <w:pPr>
        <w:pStyle w:val="Brdtekst"/>
        <w:spacing w:before="3"/>
        <w:ind w:left="0"/>
        <w:rPr>
          <w:sz w:val="30"/>
        </w:rPr>
      </w:pPr>
    </w:p>
    <w:p w14:paraId="4EA9A18A" w14:textId="77777777" w:rsidR="00E73334" w:rsidRDefault="00D7774C">
      <w:pPr>
        <w:pStyle w:val="Brdtekst"/>
        <w:spacing w:before="1"/>
      </w:pPr>
      <w:r>
        <w:t>CMI</w:t>
      </w:r>
      <w:r>
        <w:rPr>
          <w:spacing w:val="-4"/>
        </w:rPr>
        <w:t xml:space="preserve"> </w:t>
      </w:r>
      <w:r>
        <w:t>has</w:t>
      </w:r>
      <w:r>
        <w:rPr>
          <w:spacing w:val="-2"/>
        </w:rPr>
        <w:t xml:space="preserve"> </w:t>
      </w:r>
      <w:r>
        <w:t>an</w:t>
      </w:r>
      <w:r>
        <w:rPr>
          <w:spacing w:val="-5"/>
        </w:rPr>
        <w:t xml:space="preserve"> </w:t>
      </w:r>
      <w:r>
        <w:t>agreement</w:t>
      </w:r>
      <w:r>
        <w:rPr>
          <w:spacing w:val="-3"/>
        </w:rPr>
        <w:t xml:space="preserve"> </w:t>
      </w:r>
      <w:r>
        <w:t>with</w:t>
      </w:r>
      <w:r>
        <w:rPr>
          <w:spacing w:val="-3"/>
        </w:rPr>
        <w:t xml:space="preserve"> </w:t>
      </w:r>
      <w:r>
        <w:t>NSD</w:t>
      </w:r>
      <w:r>
        <w:rPr>
          <w:spacing w:val="-1"/>
        </w:rPr>
        <w:t xml:space="preserve"> </w:t>
      </w:r>
      <w:r>
        <w:t>(Norwegian</w:t>
      </w:r>
      <w:r>
        <w:rPr>
          <w:spacing w:val="-3"/>
        </w:rPr>
        <w:t xml:space="preserve"> </w:t>
      </w:r>
      <w:r>
        <w:t>Centre</w:t>
      </w:r>
      <w:r>
        <w:rPr>
          <w:spacing w:val="-4"/>
        </w:rPr>
        <w:t xml:space="preserve"> </w:t>
      </w:r>
      <w:r>
        <w:t>for</w:t>
      </w:r>
      <w:r>
        <w:rPr>
          <w:spacing w:val="-2"/>
        </w:rPr>
        <w:t xml:space="preserve"> </w:t>
      </w:r>
      <w:r>
        <w:t>Research</w:t>
      </w:r>
      <w:r>
        <w:rPr>
          <w:spacing w:val="-5"/>
        </w:rPr>
        <w:t xml:space="preserve"> </w:t>
      </w:r>
      <w:r>
        <w:t>Data)</w:t>
      </w:r>
      <w:r>
        <w:rPr>
          <w:spacing w:val="-4"/>
        </w:rPr>
        <w:t xml:space="preserve"> </w:t>
      </w:r>
      <w:r>
        <w:t>who</w:t>
      </w:r>
      <w:r>
        <w:rPr>
          <w:spacing w:val="-1"/>
        </w:rPr>
        <w:t xml:space="preserve"> </w:t>
      </w:r>
      <w:r>
        <w:t>are</w:t>
      </w:r>
      <w:r>
        <w:rPr>
          <w:spacing w:val="-3"/>
        </w:rPr>
        <w:t xml:space="preserve"> </w:t>
      </w:r>
      <w:r>
        <w:t>CMI’s</w:t>
      </w:r>
      <w:r>
        <w:rPr>
          <w:spacing w:val="-5"/>
        </w:rPr>
        <w:t xml:space="preserve"> </w:t>
      </w:r>
      <w:r>
        <w:t>Data</w:t>
      </w:r>
      <w:r>
        <w:rPr>
          <w:spacing w:val="-4"/>
        </w:rPr>
        <w:t xml:space="preserve"> </w:t>
      </w:r>
      <w:r>
        <w:rPr>
          <w:spacing w:val="-2"/>
        </w:rPr>
        <w:t>Protection</w:t>
      </w:r>
    </w:p>
    <w:p w14:paraId="5CA70EDC" w14:textId="77777777" w:rsidR="00E73334" w:rsidRDefault="00D7774C">
      <w:pPr>
        <w:pStyle w:val="Brdtekst"/>
        <w:spacing w:before="21"/>
      </w:pPr>
      <w:r>
        <w:t>Partner</w:t>
      </w:r>
      <w:r>
        <w:rPr>
          <w:spacing w:val="-7"/>
        </w:rPr>
        <w:t xml:space="preserve"> </w:t>
      </w:r>
      <w:r>
        <w:t>regarding</w:t>
      </w:r>
      <w:r>
        <w:rPr>
          <w:spacing w:val="-6"/>
        </w:rPr>
        <w:t xml:space="preserve"> </w:t>
      </w:r>
      <w:r>
        <w:t>GDPR</w:t>
      </w:r>
      <w:r>
        <w:rPr>
          <w:spacing w:val="-7"/>
        </w:rPr>
        <w:t xml:space="preserve"> </w:t>
      </w:r>
      <w:r>
        <w:t>in</w:t>
      </w:r>
      <w:r>
        <w:rPr>
          <w:spacing w:val="-7"/>
        </w:rPr>
        <w:t xml:space="preserve"> </w:t>
      </w:r>
      <w:r>
        <w:t>research</w:t>
      </w:r>
      <w:r>
        <w:rPr>
          <w:spacing w:val="-6"/>
        </w:rPr>
        <w:t xml:space="preserve"> </w:t>
      </w:r>
      <w:r>
        <w:t>data</w:t>
      </w:r>
      <w:r>
        <w:rPr>
          <w:spacing w:val="-5"/>
        </w:rPr>
        <w:t xml:space="preserve"> </w:t>
      </w:r>
      <w:r>
        <w:t>(</w:t>
      </w:r>
      <w:hyperlink r:id="rId17">
        <w:r>
          <w:rPr>
            <w:color w:val="0462C1"/>
            <w:u w:val="single" w:color="0462C1"/>
          </w:rPr>
          <w:t>https://nsd.no/nsd/english/</w:t>
        </w:r>
      </w:hyperlink>
      <w:r>
        <w:rPr>
          <w:color w:val="0462C1"/>
          <w:spacing w:val="-3"/>
        </w:rPr>
        <w:t xml:space="preserve"> </w:t>
      </w:r>
      <w:r>
        <w:rPr>
          <w:spacing w:val="-10"/>
        </w:rPr>
        <w:t>.</w:t>
      </w:r>
    </w:p>
    <w:p w14:paraId="0FF20510" w14:textId="77777777" w:rsidR="00E73334" w:rsidRDefault="00E73334">
      <w:pPr>
        <w:pStyle w:val="Brdtekst"/>
        <w:spacing w:before="6"/>
        <w:ind w:left="0"/>
        <w:rPr>
          <w:sz w:val="18"/>
        </w:rPr>
      </w:pPr>
    </w:p>
    <w:p w14:paraId="52B8E2F2" w14:textId="77777777" w:rsidR="00E73334" w:rsidRDefault="00D7774C">
      <w:pPr>
        <w:pStyle w:val="Overskrift1"/>
        <w:spacing w:before="35"/>
        <w:jc w:val="both"/>
      </w:pPr>
      <w:bookmarkStart w:id="27" w:name="_bookmark13"/>
      <w:bookmarkStart w:id="28" w:name="_Toc129871208"/>
      <w:bookmarkEnd w:id="27"/>
      <w:r>
        <w:rPr>
          <w:color w:val="2E5395"/>
          <w:spacing w:val="-2"/>
        </w:rPr>
        <w:t>Whistleblowing,</w:t>
      </w:r>
      <w:r>
        <w:rPr>
          <w:color w:val="2E5395"/>
          <w:spacing w:val="9"/>
        </w:rPr>
        <w:t xml:space="preserve"> </w:t>
      </w:r>
      <w:r>
        <w:rPr>
          <w:color w:val="2E5395"/>
          <w:spacing w:val="-2"/>
        </w:rPr>
        <w:t>notifications</w:t>
      </w:r>
      <w:bookmarkEnd w:id="28"/>
    </w:p>
    <w:p w14:paraId="19E7373B" w14:textId="552287E5" w:rsidR="00E73334" w:rsidRDefault="00D7774C">
      <w:pPr>
        <w:pStyle w:val="Brdtekst"/>
        <w:spacing w:before="31"/>
        <w:ind w:right="248"/>
        <w:jc w:val="both"/>
      </w:pPr>
      <w:r>
        <w:t>All</w:t>
      </w:r>
      <w:r>
        <w:rPr>
          <w:spacing w:val="-2"/>
        </w:rPr>
        <w:t xml:space="preserve"> </w:t>
      </w:r>
      <w:r>
        <w:t>employees</w:t>
      </w:r>
      <w:r>
        <w:rPr>
          <w:spacing w:val="-4"/>
        </w:rPr>
        <w:t xml:space="preserve"> </w:t>
      </w:r>
      <w:r>
        <w:t>of</w:t>
      </w:r>
      <w:r>
        <w:rPr>
          <w:spacing w:val="-4"/>
        </w:rPr>
        <w:t xml:space="preserve"> </w:t>
      </w:r>
      <w:r>
        <w:t>CMI</w:t>
      </w:r>
      <w:r>
        <w:rPr>
          <w:spacing w:val="-2"/>
        </w:rPr>
        <w:t xml:space="preserve"> </w:t>
      </w:r>
      <w:r>
        <w:t>are</w:t>
      </w:r>
      <w:r>
        <w:rPr>
          <w:spacing w:val="-1"/>
        </w:rPr>
        <w:t xml:space="preserve"> </w:t>
      </w:r>
      <w:r>
        <w:t>accountable</w:t>
      </w:r>
      <w:r>
        <w:rPr>
          <w:spacing w:val="-4"/>
        </w:rPr>
        <w:t xml:space="preserve"> </w:t>
      </w:r>
      <w:r>
        <w:t>and</w:t>
      </w:r>
      <w:r>
        <w:rPr>
          <w:spacing w:val="-3"/>
        </w:rPr>
        <w:t xml:space="preserve"> </w:t>
      </w:r>
      <w:r>
        <w:t>under</w:t>
      </w:r>
      <w:r>
        <w:rPr>
          <w:spacing w:val="-4"/>
        </w:rPr>
        <w:t xml:space="preserve"> </w:t>
      </w:r>
      <w:r>
        <w:t>obligation</w:t>
      </w:r>
      <w:r>
        <w:rPr>
          <w:spacing w:val="-3"/>
        </w:rPr>
        <w:t xml:space="preserve"> </w:t>
      </w:r>
      <w:r>
        <w:t>to</w:t>
      </w:r>
      <w:r>
        <w:rPr>
          <w:spacing w:val="-1"/>
        </w:rPr>
        <w:t xml:space="preserve"> </w:t>
      </w:r>
      <w:r>
        <w:t>raise</w:t>
      </w:r>
      <w:r>
        <w:rPr>
          <w:spacing w:val="-1"/>
        </w:rPr>
        <w:t xml:space="preserve"> </w:t>
      </w:r>
      <w:r>
        <w:t>any</w:t>
      </w:r>
      <w:r>
        <w:rPr>
          <w:spacing w:val="-2"/>
        </w:rPr>
        <w:t xml:space="preserve"> </w:t>
      </w:r>
      <w:r>
        <w:t>issues</w:t>
      </w:r>
      <w:r>
        <w:rPr>
          <w:spacing w:val="-2"/>
        </w:rPr>
        <w:t xml:space="preserve"> </w:t>
      </w:r>
      <w:r>
        <w:t>of</w:t>
      </w:r>
      <w:r>
        <w:rPr>
          <w:spacing w:val="-5"/>
        </w:rPr>
        <w:t xml:space="preserve"> </w:t>
      </w:r>
      <w:r>
        <w:t>doubts</w:t>
      </w:r>
      <w:r>
        <w:rPr>
          <w:spacing w:val="-4"/>
        </w:rPr>
        <w:t xml:space="preserve"> </w:t>
      </w:r>
      <w:r>
        <w:t>or</w:t>
      </w:r>
      <w:r>
        <w:rPr>
          <w:spacing w:val="-2"/>
        </w:rPr>
        <w:t xml:space="preserve"> </w:t>
      </w:r>
      <w:r>
        <w:t>suspicion</w:t>
      </w:r>
      <w:r>
        <w:rPr>
          <w:spacing w:val="-3"/>
        </w:rPr>
        <w:t xml:space="preserve"> </w:t>
      </w:r>
      <w:r>
        <w:t>of wrongdoing</w:t>
      </w:r>
      <w:r>
        <w:rPr>
          <w:spacing w:val="-2"/>
        </w:rPr>
        <w:t xml:space="preserve"> </w:t>
      </w:r>
      <w:r>
        <w:t>to the CMI</w:t>
      </w:r>
      <w:r>
        <w:rPr>
          <w:spacing w:val="-2"/>
        </w:rPr>
        <w:t xml:space="preserve"> </w:t>
      </w:r>
      <w:r>
        <w:t>management.</w:t>
      </w:r>
      <w:r>
        <w:rPr>
          <w:spacing w:val="-2"/>
        </w:rPr>
        <w:t xml:space="preserve"> </w:t>
      </w:r>
      <w:r>
        <w:t xml:space="preserve">Routines for such notifications and procedures are prepared and easily accessible </w:t>
      </w:r>
      <w:r w:rsidR="00E237B5">
        <w:t xml:space="preserve">in CMI’s Whistleblowing Policy (established September 2019); the policy is available </w:t>
      </w:r>
      <w:r>
        <w:t xml:space="preserve">to all staff </w:t>
      </w:r>
      <w:r w:rsidR="00E237B5">
        <w:t>in the personnel handbook and to externally on CMI’s webpage</w:t>
      </w:r>
      <w:r>
        <w:t>.</w:t>
      </w:r>
    </w:p>
    <w:p w14:paraId="563E99B0" w14:textId="77777777" w:rsidR="00E73334" w:rsidRDefault="00E73334">
      <w:pPr>
        <w:pStyle w:val="Brdtekst"/>
        <w:spacing w:before="9"/>
        <w:ind w:left="0"/>
        <w:rPr>
          <w:sz w:val="19"/>
        </w:rPr>
      </w:pPr>
    </w:p>
    <w:p w14:paraId="3A9AEB2D" w14:textId="77777777" w:rsidR="00E73334" w:rsidRDefault="00D7774C">
      <w:pPr>
        <w:pStyle w:val="Brdtekst"/>
        <w:spacing w:line="259" w:lineRule="auto"/>
        <w:ind w:right="148"/>
      </w:pPr>
      <w:r>
        <w:t>Our partners as well as our target groups and any interested members of the public can contact CMI's management</w:t>
      </w:r>
      <w:r>
        <w:rPr>
          <w:spacing w:val="-5"/>
        </w:rPr>
        <w:t xml:space="preserve"> </w:t>
      </w:r>
      <w:r>
        <w:t>if</w:t>
      </w:r>
      <w:r>
        <w:rPr>
          <w:spacing w:val="-3"/>
        </w:rPr>
        <w:t xml:space="preserve"> </w:t>
      </w:r>
      <w:r>
        <w:t>they</w:t>
      </w:r>
      <w:r>
        <w:rPr>
          <w:spacing w:val="-3"/>
        </w:rPr>
        <w:t xml:space="preserve"> </w:t>
      </w:r>
      <w:r>
        <w:t>have</w:t>
      </w:r>
      <w:r>
        <w:rPr>
          <w:spacing w:val="-2"/>
        </w:rPr>
        <w:t xml:space="preserve"> </w:t>
      </w:r>
      <w:r>
        <w:t>justifiable</w:t>
      </w:r>
      <w:r>
        <w:rPr>
          <w:spacing w:val="-3"/>
        </w:rPr>
        <w:t xml:space="preserve"> </w:t>
      </w:r>
      <w:r>
        <w:t>reason</w:t>
      </w:r>
      <w:r>
        <w:rPr>
          <w:spacing w:val="-4"/>
        </w:rPr>
        <w:t xml:space="preserve"> </w:t>
      </w:r>
      <w:r>
        <w:t>for</w:t>
      </w:r>
      <w:r>
        <w:rPr>
          <w:spacing w:val="-3"/>
        </w:rPr>
        <w:t xml:space="preserve"> </w:t>
      </w:r>
      <w:r>
        <w:t>believing</w:t>
      </w:r>
      <w:r>
        <w:rPr>
          <w:spacing w:val="-4"/>
        </w:rPr>
        <w:t xml:space="preserve"> </w:t>
      </w:r>
      <w:r>
        <w:t>that</w:t>
      </w:r>
      <w:r>
        <w:rPr>
          <w:spacing w:val="-3"/>
        </w:rPr>
        <w:t xml:space="preserve"> </w:t>
      </w:r>
      <w:r>
        <w:t>these</w:t>
      </w:r>
      <w:r>
        <w:rPr>
          <w:spacing w:val="-2"/>
        </w:rPr>
        <w:t xml:space="preserve"> </w:t>
      </w:r>
      <w:r>
        <w:t>guidelines</w:t>
      </w:r>
      <w:r>
        <w:rPr>
          <w:spacing w:val="-2"/>
        </w:rPr>
        <w:t xml:space="preserve"> </w:t>
      </w:r>
      <w:r>
        <w:t>have</w:t>
      </w:r>
      <w:r>
        <w:rPr>
          <w:spacing w:val="-2"/>
        </w:rPr>
        <w:t xml:space="preserve"> </w:t>
      </w:r>
      <w:r>
        <w:t>been</w:t>
      </w:r>
      <w:r>
        <w:rPr>
          <w:spacing w:val="-3"/>
        </w:rPr>
        <w:t xml:space="preserve"> </w:t>
      </w:r>
      <w:r>
        <w:t>breached.</w:t>
      </w:r>
      <w:r>
        <w:rPr>
          <w:spacing w:val="-4"/>
        </w:rPr>
        <w:t xml:space="preserve"> </w:t>
      </w:r>
      <w:r>
        <w:t>CMI will carefully examine all information given, maintaining confidentiality, if so desired.</w:t>
      </w:r>
    </w:p>
    <w:p w14:paraId="643CE8F3" w14:textId="77777777" w:rsidR="00E73334" w:rsidRDefault="00E73334">
      <w:pPr>
        <w:pStyle w:val="Brdtekst"/>
        <w:spacing w:before="7"/>
        <w:ind w:left="0"/>
        <w:rPr>
          <w:sz w:val="19"/>
        </w:rPr>
      </w:pPr>
    </w:p>
    <w:p w14:paraId="0FC196AF" w14:textId="77777777" w:rsidR="00E73334" w:rsidRDefault="00D7774C">
      <w:pPr>
        <w:pStyle w:val="Overskrift1"/>
        <w:spacing w:before="1"/>
      </w:pPr>
      <w:bookmarkStart w:id="29" w:name="_bookmark14"/>
      <w:bookmarkStart w:id="30" w:name="_Toc129871209"/>
      <w:bookmarkEnd w:id="29"/>
      <w:r>
        <w:rPr>
          <w:color w:val="2E5395"/>
        </w:rPr>
        <w:t>Process</w:t>
      </w:r>
      <w:r>
        <w:rPr>
          <w:color w:val="2E5395"/>
          <w:spacing w:val="-11"/>
        </w:rPr>
        <w:t xml:space="preserve"> </w:t>
      </w:r>
      <w:r>
        <w:rPr>
          <w:color w:val="2E5395"/>
        </w:rPr>
        <w:t>for</w:t>
      </w:r>
      <w:r>
        <w:rPr>
          <w:color w:val="2E5395"/>
          <w:spacing w:val="-7"/>
        </w:rPr>
        <w:t xml:space="preserve"> </w:t>
      </w:r>
      <w:r>
        <w:rPr>
          <w:color w:val="2E5395"/>
        </w:rPr>
        <w:t>managing</w:t>
      </w:r>
      <w:r>
        <w:rPr>
          <w:color w:val="2E5395"/>
          <w:spacing w:val="-11"/>
        </w:rPr>
        <w:t xml:space="preserve"> </w:t>
      </w:r>
      <w:r>
        <w:rPr>
          <w:color w:val="2E5395"/>
        </w:rPr>
        <w:t>breaches</w:t>
      </w:r>
      <w:r>
        <w:rPr>
          <w:color w:val="2E5395"/>
          <w:spacing w:val="-8"/>
        </w:rPr>
        <w:t xml:space="preserve"> </w:t>
      </w:r>
      <w:r>
        <w:rPr>
          <w:color w:val="2E5395"/>
        </w:rPr>
        <w:t>of</w:t>
      </w:r>
      <w:r>
        <w:rPr>
          <w:color w:val="2E5395"/>
          <w:spacing w:val="-10"/>
        </w:rPr>
        <w:t xml:space="preserve"> </w:t>
      </w:r>
      <w:r>
        <w:rPr>
          <w:color w:val="2E5395"/>
        </w:rPr>
        <w:t>research</w:t>
      </w:r>
      <w:r>
        <w:rPr>
          <w:color w:val="2E5395"/>
          <w:spacing w:val="-8"/>
        </w:rPr>
        <w:t xml:space="preserve"> </w:t>
      </w:r>
      <w:r>
        <w:rPr>
          <w:color w:val="2E5395"/>
        </w:rPr>
        <w:t>ethics</w:t>
      </w:r>
      <w:r>
        <w:rPr>
          <w:color w:val="2E5395"/>
          <w:spacing w:val="-10"/>
        </w:rPr>
        <w:t xml:space="preserve"> </w:t>
      </w:r>
      <w:proofErr w:type="gramStart"/>
      <w:r>
        <w:rPr>
          <w:color w:val="2E5395"/>
          <w:spacing w:val="-2"/>
        </w:rPr>
        <w:t>norms</w:t>
      </w:r>
      <w:bookmarkEnd w:id="30"/>
      <w:proofErr w:type="gramEnd"/>
    </w:p>
    <w:p w14:paraId="10BE7A57" w14:textId="77777777" w:rsidR="00E73334" w:rsidRDefault="00D7774C">
      <w:pPr>
        <w:pStyle w:val="Brdtekst"/>
        <w:spacing w:before="31" w:line="256" w:lineRule="auto"/>
        <w:ind w:right="122"/>
      </w:pPr>
      <w:r>
        <w:t>CMI</w:t>
      </w:r>
      <w:r>
        <w:rPr>
          <w:spacing w:val="-2"/>
        </w:rPr>
        <w:t xml:space="preserve"> </w:t>
      </w:r>
      <w:r>
        <w:t>has</w:t>
      </w:r>
      <w:r>
        <w:rPr>
          <w:spacing w:val="-4"/>
        </w:rPr>
        <w:t xml:space="preserve"> </w:t>
      </w:r>
      <w:r>
        <w:t>the</w:t>
      </w:r>
      <w:r>
        <w:rPr>
          <w:spacing w:val="-2"/>
        </w:rPr>
        <w:t xml:space="preserve"> </w:t>
      </w:r>
      <w:r>
        <w:t>duty</w:t>
      </w:r>
      <w:r>
        <w:rPr>
          <w:spacing w:val="-2"/>
        </w:rPr>
        <w:t xml:space="preserve"> </w:t>
      </w:r>
      <w:r>
        <w:t>to</w:t>
      </w:r>
      <w:r>
        <w:rPr>
          <w:spacing w:val="-1"/>
        </w:rPr>
        <w:t xml:space="preserve"> </w:t>
      </w:r>
      <w:r>
        <w:t>develop</w:t>
      </w:r>
      <w:r>
        <w:rPr>
          <w:spacing w:val="-3"/>
        </w:rPr>
        <w:t xml:space="preserve"> </w:t>
      </w:r>
      <w:r>
        <w:t>and</w:t>
      </w:r>
      <w:r>
        <w:rPr>
          <w:spacing w:val="-3"/>
        </w:rPr>
        <w:t xml:space="preserve"> </w:t>
      </w:r>
      <w:r>
        <w:t>implement</w:t>
      </w:r>
      <w:r>
        <w:rPr>
          <w:spacing w:val="-4"/>
        </w:rPr>
        <w:t xml:space="preserve"> </w:t>
      </w:r>
      <w:r>
        <w:t>routines</w:t>
      </w:r>
      <w:r>
        <w:rPr>
          <w:spacing w:val="-3"/>
        </w:rPr>
        <w:t xml:space="preserve"> </w:t>
      </w:r>
      <w:r>
        <w:t>and</w:t>
      </w:r>
      <w:r>
        <w:rPr>
          <w:spacing w:val="-3"/>
        </w:rPr>
        <w:t xml:space="preserve"> </w:t>
      </w:r>
      <w:r>
        <w:t>processes</w:t>
      </w:r>
      <w:r>
        <w:rPr>
          <w:spacing w:val="-3"/>
        </w:rPr>
        <w:t xml:space="preserve"> </w:t>
      </w:r>
      <w:r>
        <w:t>to</w:t>
      </w:r>
      <w:r>
        <w:rPr>
          <w:spacing w:val="-3"/>
        </w:rPr>
        <w:t xml:space="preserve"> </w:t>
      </w:r>
      <w:r>
        <w:t>handle</w:t>
      </w:r>
      <w:r>
        <w:rPr>
          <w:spacing w:val="-2"/>
        </w:rPr>
        <w:t xml:space="preserve"> </w:t>
      </w:r>
      <w:r>
        <w:t>issues</w:t>
      </w:r>
      <w:r>
        <w:rPr>
          <w:spacing w:val="-1"/>
        </w:rPr>
        <w:t xml:space="preserve"> </w:t>
      </w:r>
      <w:r>
        <w:t>of</w:t>
      </w:r>
      <w:r>
        <w:rPr>
          <w:spacing w:val="-5"/>
        </w:rPr>
        <w:t xml:space="preserve"> </w:t>
      </w:r>
      <w:r>
        <w:t>ethical misconducts and breaches to its code of ethics and other recognized research ethics norms.</w:t>
      </w:r>
    </w:p>
    <w:p w14:paraId="76680902" w14:textId="77777777" w:rsidR="00E73334" w:rsidRDefault="00D7774C">
      <w:pPr>
        <w:pStyle w:val="Brdtekst"/>
        <w:spacing w:before="164" w:line="259" w:lineRule="auto"/>
        <w:ind w:right="193"/>
      </w:pPr>
      <w:r>
        <w:t>Research ethics misconduct is defined as “falsification, fabrication, plagiarism and other serious breaches of good research practice that have been committed willfully or through gross negligence when planning, carrying out or reporting on research” (Law on research ethics, §8). “Good research practice” refers</w:t>
      </w:r>
      <w:r>
        <w:rPr>
          <w:spacing w:val="-3"/>
        </w:rPr>
        <w:t xml:space="preserve"> </w:t>
      </w:r>
      <w:r>
        <w:t>to</w:t>
      </w:r>
      <w:r>
        <w:rPr>
          <w:spacing w:val="-2"/>
        </w:rPr>
        <w:t xml:space="preserve"> </w:t>
      </w:r>
      <w:r>
        <w:t>research</w:t>
      </w:r>
      <w:r>
        <w:rPr>
          <w:spacing w:val="-5"/>
        </w:rPr>
        <w:t xml:space="preserve"> </w:t>
      </w:r>
      <w:r>
        <w:t>ethics,</w:t>
      </w:r>
      <w:r>
        <w:rPr>
          <w:spacing w:val="-4"/>
        </w:rPr>
        <w:t xml:space="preserve"> </w:t>
      </w:r>
      <w:r>
        <w:t>as</w:t>
      </w:r>
      <w:r>
        <w:rPr>
          <w:spacing w:val="-1"/>
        </w:rPr>
        <w:t xml:space="preserve"> </w:t>
      </w:r>
      <w:r>
        <w:t>presented</w:t>
      </w:r>
      <w:r>
        <w:rPr>
          <w:spacing w:val="-1"/>
        </w:rPr>
        <w:t xml:space="preserve"> </w:t>
      </w:r>
      <w:r>
        <w:t>in</w:t>
      </w:r>
      <w:r>
        <w:rPr>
          <w:spacing w:val="-3"/>
        </w:rPr>
        <w:t xml:space="preserve"> </w:t>
      </w:r>
      <w:r>
        <w:t>the</w:t>
      </w:r>
      <w:r>
        <w:rPr>
          <w:spacing w:val="-3"/>
        </w:rPr>
        <w:t xml:space="preserve"> </w:t>
      </w:r>
      <w:r>
        <w:t>Research</w:t>
      </w:r>
      <w:r>
        <w:rPr>
          <w:spacing w:val="-1"/>
        </w:rPr>
        <w:t xml:space="preserve"> </w:t>
      </w:r>
      <w:r>
        <w:t>Ethics</w:t>
      </w:r>
      <w:r>
        <w:rPr>
          <w:spacing w:val="-4"/>
        </w:rPr>
        <w:t xml:space="preserve"> </w:t>
      </w:r>
      <w:r>
        <w:t>section</w:t>
      </w:r>
      <w:r>
        <w:rPr>
          <w:spacing w:val="-4"/>
        </w:rPr>
        <w:t xml:space="preserve"> </w:t>
      </w:r>
      <w:r>
        <w:t>of</w:t>
      </w:r>
      <w:r>
        <w:rPr>
          <w:spacing w:val="-3"/>
        </w:rPr>
        <w:t xml:space="preserve"> </w:t>
      </w:r>
      <w:r>
        <w:t>this</w:t>
      </w:r>
      <w:r>
        <w:rPr>
          <w:spacing w:val="-1"/>
        </w:rPr>
        <w:t xml:space="preserve"> </w:t>
      </w:r>
      <w:r>
        <w:t>code</w:t>
      </w:r>
      <w:r>
        <w:rPr>
          <w:spacing w:val="-3"/>
        </w:rPr>
        <w:t xml:space="preserve"> </w:t>
      </w:r>
      <w:r>
        <w:t>and</w:t>
      </w:r>
      <w:r>
        <w:rPr>
          <w:spacing w:val="-2"/>
        </w:rPr>
        <w:t xml:space="preserve"> </w:t>
      </w:r>
      <w:r>
        <w:t>in</w:t>
      </w:r>
      <w:r>
        <w:rPr>
          <w:spacing w:val="-1"/>
        </w:rPr>
        <w:t xml:space="preserve"> </w:t>
      </w:r>
      <w:r>
        <w:t>the NESH Guidelines</w:t>
      </w:r>
      <w:r>
        <w:rPr>
          <w:vertAlign w:val="superscript"/>
        </w:rPr>
        <w:t>3</w:t>
      </w:r>
      <w:r>
        <w:t>.</w:t>
      </w:r>
    </w:p>
    <w:p w14:paraId="102E94C8" w14:textId="15CA9127" w:rsidR="00E73334" w:rsidRDefault="00D7774C">
      <w:pPr>
        <w:pStyle w:val="Brdtekst"/>
        <w:spacing w:before="159" w:line="259" w:lineRule="auto"/>
        <w:ind w:right="193"/>
      </w:pPr>
      <w:r>
        <w:t>Investigating</w:t>
      </w:r>
      <w:r>
        <w:rPr>
          <w:spacing w:val="-3"/>
        </w:rPr>
        <w:t xml:space="preserve"> </w:t>
      </w:r>
      <w:r>
        <w:t>and</w:t>
      </w:r>
      <w:r>
        <w:rPr>
          <w:spacing w:val="-3"/>
        </w:rPr>
        <w:t xml:space="preserve"> </w:t>
      </w:r>
      <w:r>
        <w:t>sanctioning</w:t>
      </w:r>
      <w:r>
        <w:rPr>
          <w:spacing w:val="-2"/>
        </w:rPr>
        <w:t xml:space="preserve"> </w:t>
      </w:r>
      <w:r w:rsidR="00A71B8D">
        <w:t>research</w:t>
      </w:r>
      <w:r>
        <w:rPr>
          <w:spacing w:val="-5"/>
        </w:rPr>
        <w:t xml:space="preserve"> </w:t>
      </w:r>
      <w:r>
        <w:t>ethics</w:t>
      </w:r>
      <w:r>
        <w:rPr>
          <w:spacing w:val="-4"/>
        </w:rPr>
        <w:t xml:space="preserve"> </w:t>
      </w:r>
      <w:r>
        <w:t>misconduct</w:t>
      </w:r>
      <w:r>
        <w:rPr>
          <w:spacing w:val="-1"/>
        </w:rPr>
        <w:t xml:space="preserve"> </w:t>
      </w:r>
      <w:r>
        <w:t>is</w:t>
      </w:r>
      <w:r>
        <w:rPr>
          <w:spacing w:val="-2"/>
        </w:rPr>
        <w:t xml:space="preserve"> </w:t>
      </w:r>
      <w:r>
        <w:t>the</w:t>
      </w:r>
      <w:r>
        <w:rPr>
          <w:spacing w:val="-1"/>
        </w:rPr>
        <w:t xml:space="preserve"> </w:t>
      </w:r>
      <w:r>
        <w:t>responsibility</w:t>
      </w:r>
      <w:r>
        <w:rPr>
          <w:spacing w:val="-4"/>
        </w:rPr>
        <w:t xml:space="preserve"> </w:t>
      </w:r>
      <w:r>
        <w:t>of</w:t>
      </w:r>
      <w:r>
        <w:rPr>
          <w:spacing w:val="-5"/>
        </w:rPr>
        <w:t xml:space="preserve"> </w:t>
      </w:r>
      <w:r>
        <w:t>CMI,</w:t>
      </w:r>
      <w:r>
        <w:rPr>
          <w:spacing w:val="-2"/>
        </w:rPr>
        <w:t xml:space="preserve"> </w:t>
      </w:r>
      <w:r>
        <w:t>first</w:t>
      </w:r>
      <w:r>
        <w:rPr>
          <w:spacing w:val="-4"/>
        </w:rPr>
        <w:t xml:space="preserve"> </w:t>
      </w:r>
      <w:r>
        <w:t>and</w:t>
      </w:r>
      <w:r>
        <w:rPr>
          <w:spacing w:val="-3"/>
        </w:rPr>
        <w:t xml:space="preserve"> </w:t>
      </w:r>
      <w:r>
        <w:t xml:space="preserve">foremost. </w:t>
      </w:r>
      <w:proofErr w:type="gramStart"/>
      <w:r>
        <w:t>In order to</w:t>
      </w:r>
      <w:proofErr w:type="gramEnd"/>
      <w:r>
        <w:t xml:space="preserve"> maintain independence during the investigation process, CMI management delegates investigating responsibility to the Research Ethics Committee in a first instance</w:t>
      </w:r>
      <w:r w:rsidR="0010378B">
        <w:t xml:space="preserve">.  The REC completes a written assessment </w:t>
      </w:r>
      <w:r w:rsidR="000B1440">
        <w:t>which is submitted to the Management team, the management team must then decide if this can be processed internally by the REC or</w:t>
      </w:r>
      <w:r>
        <w:t xml:space="preserve"> for particularly serious misconduct, </w:t>
      </w:r>
      <w:r w:rsidR="000B1440">
        <w:t xml:space="preserve">if it should be processed by </w:t>
      </w:r>
      <w:r>
        <w:t>the Integrity Commission (</w:t>
      </w:r>
      <w:proofErr w:type="spellStart"/>
      <w:r>
        <w:t>Felles</w:t>
      </w:r>
      <w:proofErr w:type="spellEnd"/>
      <w:r>
        <w:t xml:space="preserve"> </w:t>
      </w:r>
      <w:proofErr w:type="spellStart"/>
      <w:r>
        <w:t>Redelighetsutvalg</w:t>
      </w:r>
      <w:proofErr w:type="spellEnd"/>
      <w:r>
        <w:t xml:space="preserve"> – FRU) of the Research Institutes Common Arena (</w:t>
      </w:r>
      <w:proofErr w:type="spellStart"/>
      <w:r>
        <w:t>Forskningsinstittutene</w:t>
      </w:r>
      <w:proofErr w:type="spellEnd"/>
      <w:r>
        <w:t xml:space="preserve"> </w:t>
      </w:r>
      <w:proofErr w:type="spellStart"/>
      <w:r>
        <w:t>Felles</w:t>
      </w:r>
      <w:proofErr w:type="spellEnd"/>
      <w:r>
        <w:t xml:space="preserve"> Arena – FFA)</w:t>
      </w:r>
      <w:proofErr w:type="gramStart"/>
      <w:r>
        <w:rPr>
          <w:vertAlign w:val="superscript"/>
        </w:rPr>
        <w:t>4</w:t>
      </w:r>
      <w:r w:rsidR="00A71B8D">
        <w:rPr>
          <w:vertAlign w:val="superscript"/>
        </w:rPr>
        <w:t xml:space="preserve"> </w:t>
      </w:r>
      <w:r>
        <w:t>.</w:t>
      </w:r>
      <w:proofErr w:type="gramEnd"/>
      <w:r>
        <w:t xml:space="preserve"> As a last resort, the National</w:t>
      </w:r>
    </w:p>
    <w:p w14:paraId="660E644B" w14:textId="525A4D74" w:rsidR="00E73334" w:rsidRDefault="00033E17">
      <w:pPr>
        <w:pStyle w:val="Brdtekst"/>
        <w:spacing w:before="12"/>
        <w:ind w:left="0"/>
        <w:rPr>
          <w:sz w:val="11"/>
        </w:rPr>
      </w:pPr>
      <w:r>
        <w:rPr>
          <w:noProof/>
        </w:rPr>
        <mc:AlternateContent>
          <mc:Choice Requires="wps">
            <w:drawing>
              <wp:anchor distT="0" distB="0" distL="0" distR="0" simplePos="0" relativeHeight="251658242" behindDoc="1" locked="0" layoutInCell="1" allowOverlap="1" wp14:anchorId="14BCE690" wp14:editId="643EA55A">
                <wp:simplePos x="0" y="0"/>
                <wp:positionH relativeFrom="page">
                  <wp:posOffset>914400</wp:posOffset>
                </wp:positionH>
                <wp:positionV relativeFrom="paragraph">
                  <wp:posOffset>107950</wp:posOffset>
                </wp:positionV>
                <wp:extent cx="1828800" cy="8890"/>
                <wp:effectExtent l="0" t="0" r="0" b="0"/>
                <wp:wrapTopAndBottom/>
                <wp:docPr id="1631986189"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53A50" id="docshape3" o:spid="_x0000_s1026" style="position:absolute;margin-left:1in;margin-top:8.5pt;width:2in;height:.7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" fillcolor="black" stroked="f">
                <w10:wrap type="topAndBottom" anchorx="page"/>
              </v:rect>
            </w:pict>
          </mc:Fallback>
        </mc:AlternateContent>
      </w:r>
    </w:p>
    <w:p w14:paraId="512A6E75" w14:textId="77777777" w:rsidR="00E73334" w:rsidRDefault="00D7774C">
      <w:pPr>
        <w:spacing w:before="102" w:line="243" w:lineRule="exact"/>
        <w:ind w:left="100"/>
        <w:rPr>
          <w:sz w:val="20"/>
        </w:rPr>
      </w:pPr>
      <w:r>
        <w:rPr>
          <w:sz w:val="20"/>
          <w:vertAlign w:val="superscript"/>
        </w:rPr>
        <w:t>3</w:t>
      </w:r>
      <w:r>
        <w:rPr>
          <w:spacing w:val="-4"/>
          <w:sz w:val="20"/>
        </w:rPr>
        <w:t xml:space="preserve"> </w:t>
      </w:r>
      <w:proofErr w:type="gramStart"/>
      <w:r>
        <w:rPr>
          <w:sz w:val="20"/>
        </w:rPr>
        <w:t>link</w:t>
      </w:r>
      <w:proofErr w:type="gramEnd"/>
      <w:r>
        <w:rPr>
          <w:spacing w:val="-2"/>
          <w:sz w:val="20"/>
        </w:rPr>
        <w:t xml:space="preserve"> </w:t>
      </w:r>
      <w:r>
        <w:rPr>
          <w:sz w:val="20"/>
        </w:rPr>
        <w:t>to</w:t>
      </w:r>
      <w:r>
        <w:rPr>
          <w:spacing w:val="-3"/>
          <w:sz w:val="20"/>
        </w:rPr>
        <w:t xml:space="preserve"> </w:t>
      </w:r>
      <w:r>
        <w:rPr>
          <w:sz w:val="20"/>
        </w:rPr>
        <w:t>NESH</w:t>
      </w:r>
      <w:r>
        <w:rPr>
          <w:spacing w:val="-1"/>
          <w:sz w:val="20"/>
        </w:rPr>
        <w:t xml:space="preserve"> </w:t>
      </w:r>
      <w:r>
        <w:rPr>
          <w:spacing w:val="-2"/>
          <w:sz w:val="20"/>
        </w:rPr>
        <w:t>guidelines</w:t>
      </w:r>
    </w:p>
    <w:p w14:paraId="63DC56D8" w14:textId="77777777" w:rsidR="00E73334" w:rsidRDefault="00D7774C">
      <w:pPr>
        <w:spacing w:line="243" w:lineRule="exact"/>
        <w:ind w:left="100"/>
        <w:rPr>
          <w:sz w:val="20"/>
        </w:rPr>
      </w:pPr>
      <w:r>
        <w:rPr>
          <w:sz w:val="20"/>
          <w:vertAlign w:val="superscript"/>
        </w:rPr>
        <w:t>4</w:t>
      </w:r>
      <w:r>
        <w:rPr>
          <w:spacing w:val="-6"/>
          <w:sz w:val="20"/>
        </w:rPr>
        <w:t xml:space="preserve"> </w:t>
      </w:r>
      <w:r>
        <w:rPr>
          <w:sz w:val="20"/>
        </w:rPr>
        <w:t>FFA</w:t>
      </w:r>
      <w:r>
        <w:rPr>
          <w:spacing w:val="-5"/>
          <w:sz w:val="20"/>
        </w:rPr>
        <w:t xml:space="preserve"> </w:t>
      </w:r>
      <w:r>
        <w:rPr>
          <w:sz w:val="20"/>
        </w:rPr>
        <w:t>is</w:t>
      </w:r>
      <w:r>
        <w:rPr>
          <w:spacing w:val="-4"/>
          <w:sz w:val="20"/>
        </w:rPr>
        <w:t xml:space="preserve"> </w:t>
      </w:r>
      <w:r>
        <w:rPr>
          <w:sz w:val="20"/>
        </w:rPr>
        <w:t>an</w:t>
      </w:r>
      <w:r>
        <w:rPr>
          <w:spacing w:val="-4"/>
          <w:sz w:val="20"/>
        </w:rPr>
        <w:t xml:space="preserve"> </w:t>
      </w:r>
      <w:r>
        <w:rPr>
          <w:sz w:val="20"/>
        </w:rPr>
        <w:t>association</w:t>
      </w:r>
      <w:r>
        <w:rPr>
          <w:spacing w:val="-5"/>
          <w:sz w:val="20"/>
        </w:rPr>
        <w:t xml:space="preserve"> </w:t>
      </w:r>
      <w:r>
        <w:rPr>
          <w:sz w:val="20"/>
        </w:rPr>
        <w:t>of</w:t>
      </w:r>
      <w:r>
        <w:rPr>
          <w:spacing w:val="-6"/>
          <w:sz w:val="20"/>
        </w:rPr>
        <w:t xml:space="preserve"> </w:t>
      </w:r>
      <w:r>
        <w:rPr>
          <w:sz w:val="20"/>
        </w:rPr>
        <w:t>independent</w:t>
      </w:r>
      <w:r>
        <w:rPr>
          <w:spacing w:val="-5"/>
          <w:sz w:val="20"/>
        </w:rPr>
        <w:t xml:space="preserve"> </w:t>
      </w:r>
      <w:r>
        <w:rPr>
          <w:sz w:val="20"/>
        </w:rPr>
        <w:t>research</w:t>
      </w:r>
      <w:r>
        <w:rPr>
          <w:spacing w:val="-4"/>
          <w:sz w:val="20"/>
        </w:rPr>
        <w:t xml:space="preserve"> </w:t>
      </w:r>
      <w:r>
        <w:rPr>
          <w:sz w:val="20"/>
        </w:rPr>
        <w:t>institutes,</w:t>
      </w:r>
      <w:r>
        <w:rPr>
          <w:spacing w:val="-5"/>
          <w:sz w:val="20"/>
        </w:rPr>
        <w:t xml:space="preserve"> </w:t>
      </w:r>
      <w:r>
        <w:rPr>
          <w:sz w:val="20"/>
        </w:rPr>
        <w:t>under</w:t>
      </w:r>
      <w:r>
        <w:rPr>
          <w:spacing w:val="-4"/>
          <w:sz w:val="20"/>
        </w:rPr>
        <w:t xml:space="preserve"> </w:t>
      </w:r>
      <w:r>
        <w:rPr>
          <w:sz w:val="20"/>
        </w:rPr>
        <w:t>the</w:t>
      </w:r>
      <w:r>
        <w:rPr>
          <w:spacing w:val="-6"/>
          <w:sz w:val="20"/>
        </w:rPr>
        <w:t xml:space="preserve"> </w:t>
      </w:r>
      <w:r>
        <w:rPr>
          <w:sz w:val="20"/>
        </w:rPr>
        <w:t>umbrella</w:t>
      </w:r>
      <w:r>
        <w:rPr>
          <w:spacing w:val="-4"/>
          <w:sz w:val="20"/>
        </w:rPr>
        <w:t xml:space="preserve"> </w:t>
      </w:r>
      <w:r>
        <w:rPr>
          <w:sz w:val="20"/>
        </w:rPr>
        <w:t>of</w:t>
      </w:r>
      <w:r>
        <w:rPr>
          <w:spacing w:val="-7"/>
          <w:sz w:val="20"/>
        </w:rPr>
        <w:t xml:space="preserve"> </w:t>
      </w:r>
      <w:r>
        <w:rPr>
          <w:sz w:val="20"/>
        </w:rPr>
        <w:t>the</w:t>
      </w:r>
      <w:r>
        <w:rPr>
          <w:spacing w:val="-5"/>
          <w:sz w:val="20"/>
        </w:rPr>
        <w:t xml:space="preserve"> </w:t>
      </w:r>
      <w:r>
        <w:rPr>
          <w:sz w:val="20"/>
        </w:rPr>
        <w:t>trade</w:t>
      </w:r>
      <w:r>
        <w:rPr>
          <w:spacing w:val="-4"/>
          <w:sz w:val="20"/>
        </w:rPr>
        <w:t xml:space="preserve"> </w:t>
      </w:r>
      <w:r>
        <w:rPr>
          <w:sz w:val="20"/>
        </w:rPr>
        <w:t>and</w:t>
      </w:r>
      <w:r>
        <w:rPr>
          <w:spacing w:val="-4"/>
          <w:sz w:val="20"/>
        </w:rPr>
        <w:t xml:space="preserve"> </w:t>
      </w:r>
      <w:proofErr w:type="gramStart"/>
      <w:r>
        <w:rPr>
          <w:spacing w:val="-2"/>
          <w:sz w:val="20"/>
        </w:rPr>
        <w:t>employers’</w:t>
      </w:r>
      <w:proofErr w:type="gramEnd"/>
    </w:p>
    <w:p w14:paraId="16FC7C3B" w14:textId="77777777" w:rsidR="00E73334" w:rsidRDefault="00D7774C">
      <w:pPr>
        <w:spacing w:before="1"/>
        <w:ind w:left="100"/>
        <w:rPr>
          <w:sz w:val="20"/>
        </w:rPr>
      </w:pPr>
      <w:r>
        <w:rPr>
          <w:sz w:val="20"/>
        </w:rPr>
        <w:t>association</w:t>
      </w:r>
      <w:r>
        <w:rPr>
          <w:spacing w:val="-4"/>
          <w:sz w:val="20"/>
        </w:rPr>
        <w:t xml:space="preserve"> </w:t>
      </w:r>
      <w:r>
        <w:rPr>
          <w:sz w:val="20"/>
        </w:rPr>
        <w:t>Abelia,</w:t>
      </w:r>
      <w:r>
        <w:rPr>
          <w:spacing w:val="-4"/>
          <w:sz w:val="20"/>
        </w:rPr>
        <w:t xml:space="preserve"> </w:t>
      </w:r>
      <w:r>
        <w:rPr>
          <w:sz w:val="20"/>
        </w:rPr>
        <w:t>of</w:t>
      </w:r>
      <w:r>
        <w:rPr>
          <w:spacing w:val="-6"/>
          <w:sz w:val="20"/>
        </w:rPr>
        <w:t xml:space="preserve"> </w:t>
      </w:r>
      <w:r>
        <w:rPr>
          <w:sz w:val="20"/>
        </w:rPr>
        <w:t>which</w:t>
      </w:r>
      <w:r>
        <w:rPr>
          <w:spacing w:val="-3"/>
          <w:sz w:val="20"/>
        </w:rPr>
        <w:t xml:space="preserve"> </w:t>
      </w:r>
      <w:r>
        <w:rPr>
          <w:sz w:val="20"/>
        </w:rPr>
        <w:t>CMI</w:t>
      </w:r>
      <w:r>
        <w:rPr>
          <w:spacing w:val="-4"/>
          <w:sz w:val="20"/>
        </w:rPr>
        <w:t xml:space="preserve"> </w:t>
      </w:r>
      <w:r>
        <w:rPr>
          <w:sz w:val="20"/>
        </w:rPr>
        <w:t>is</w:t>
      </w:r>
      <w:r>
        <w:rPr>
          <w:spacing w:val="-3"/>
          <w:sz w:val="20"/>
        </w:rPr>
        <w:t xml:space="preserve"> </w:t>
      </w:r>
      <w:r>
        <w:rPr>
          <w:sz w:val="20"/>
        </w:rPr>
        <w:t>a</w:t>
      </w:r>
      <w:r>
        <w:rPr>
          <w:spacing w:val="-4"/>
          <w:sz w:val="20"/>
        </w:rPr>
        <w:t xml:space="preserve"> </w:t>
      </w:r>
      <w:r>
        <w:rPr>
          <w:spacing w:val="-2"/>
          <w:sz w:val="20"/>
        </w:rPr>
        <w:t>member.</w:t>
      </w:r>
    </w:p>
    <w:p w14:paraId="6F369C27" w14:textId="77777777" w:rsidR="00E73334" w:rsidRDefault="00E73334">
      <w:pPr>
        <w:rPr>
          <w:sz w:val="20"/>
        </w:rPr>
        <w:sectPr w:rsidR="00E73334">
          <w:pgSz w:w="12240" w:h="15840"/>
          <w:pgMar w:top="1420" w:right="1320" w:bottom="280" w:left="1340" w:header="720" w:footer="720" w:gutter="0"/>
          <w:cols w:space="720"/>
        </w:sectPr>
      </w:pPr>
    </w:p>
    <w:p w14:paraId="1D117144" w14:textId="1E05B8C9" w:rsidR="00E73334" w:rsidRDefault="00D7774C">
      <w:pPr>
        <w:pStyle w:val="Brdtekst"/>
        <w:spacing w:before="39" w:line="259" w:lineRule="auto"/>
        <w:ind w:right="122"/>
      </w:pPr>
      <w:r>
        <w:lastRenderedPageBreak/>
        <w:t>Commission</w:t>
      </w:r>
      <w:r>
        <w:rPr>
          <w:spacing w:val="-3"/>
        </w:rPr>
        <w:t xml:space="preserve"> </w:t>
      </w:r>
      <w:r>
        <w:t>for</w:t>
      </w:r>
      <w:r>
        <w:rPr>
          <w:spacing w:val="-4"/>
        </w:rPr>
        <w:t xml:space="preserve"> </w:t>
      </w:r>
      <w:r>
        <w:t>the</w:t>
      </w:r>
      <w:r>
        <w:rPr>
          <w:spacing w:val="-2"/>
        </w:rPr>
        <w:t xml:space="preserve"> </w:t>
      </w:r>
      <w:r>
        <w:t>Investigation</w:t>
      </w:r>
      <w:r>
        <w:rPr>
          <w:spacing w:val="-5"/>
        </w:rPr>
        <w:t xml:space="preserve"> </w:t>
      </w:r>
      <w:r>
        <w:t>of</w:t>
      </w:r>
      <w:r>
        <w:rPr>
          <w:spacing w:val="-2"/>
        </w:rPr>
        <w:t xml:space="preserve"> </w:t>
      </w:r>
      <w:r>
        <w:t>Research</w:t>
      </w:r>
      <w:r>
        <w:rPr>
          <w:spacing w:val="-6"/>
        </w:rPr>
        <w:t xml:space="preserve"> </w:t>
      </w:r>
      <w:r>
        <w:t>Misconduct can</w:t>
      </w:r>
      <w:r>
        <w:rPr>
          <w:spacing w:val="-3"/>
        </w:rPr>
        <w:t xml:space="preserve"> </w:t>
      </w:r>
      <w:r>
        <w:t>be</w:t>
      </w:r>
      <w:r>
        <w:rPr>
          <w:spacing w:val="-2"/>
        </w:rPr>
        <w:t xml:space="preserve"> </w:t>
      </w:r>
      <w:r>
        <w:t>appealed</w:t>
      </w:r>
      <w:r>
        <w:rPr>
          <w:spacing w:val="-2"/>
        </w:rPr>
        <w:t xml:space="preserve"> </w:t>
      </w:r>
      <w:r>
        <w:t>to.</w:t>
      </w:r>
      <w:r>
        <w:rPr>
          <w:spacing w:val="-3"/>
        </w:rPr>
        <w:t xml:space="preserve"> </w:t>
      </w:r>
      <w:r>
        <w:t>Sanctions</w:t>
      </w:r>
      <w:r>
        <w:rPr>
          <w:spacing w:val="-2"/>
        </w:rPr>
        <w:t xml:space="preserve"> </w:t>
      </w:r>
      <w:r>
        <w:t>are</w:t>
      </w:r>
      <w:r>
        <w:rPr>
          <w:spacing w:val="-1"/>
        </w:rPr>
        <w:t xml:space="preserve"> </w:t>
      </w:r>
      <w:r>
        <w:t>always</w:t>
      </w:r>
      <w:r>
        <w:rPr>
          <w:spacing w:val="-5"/>
        </w:rPr>
        <w:t xml:space="preserve"> </w:t>
      </w:r>
      <w:r>
        <w:t xml:space="preserve">a responsibility of the research institute – the </w:t>
      </w:r>
      <w:r w:rsidR="00463BCA">
        <w:t xml:space="preserve">Research </w:t>
      </w:r>
      <w:r>
        <w:t xml:space="preserve">Ethics Committee, the Integrity Commission and the National Commission for the Investigation of Research Misconduct can conclude on whether </w:t>
      </w:r>
      <w:proofErr w:type="spellStart"/>
      <w:r>
        <w:t>ethic</w:t>
      </w:r>
      <w:proofErr w:type="spellEnd"/>
      <w:r>
        <w:t xml:space="preserve"> misconduct occurred, not on sanctions.</w:t>
      </w:r>
    </w:p>
    <w:p w14:paraId="41330329" w14:textId="77777777" w:rsidR="00E73334" w:rsidRDefault="00D7774C">
      <w:pPr>
        <w:pStyle w:val="Overskrift2"/>
        <w:spacing w:before="163"/>
      </w:pPr>
      <w:bookmarkStart w:id="31" w:name="_bookmark15"/>
      <w:bookmarkStart w:id="32" w:name="_Toc129871210"/>
      <w:bookmarkEnd w:id="31"/>
      <w:r>
        <w:rPr>
          <w:color w:val="2E5395"/>
        </w:rPr>
        <w:t>Reporting</w:t>
      </w:r>
      <w:r>
        <w:rPr>
          <w:color w:val="2E5395"/>
          <w:spacing w:val="-10"/>
        </w:rPr>
        <w:t xml:space="preserve"> </w:t>
      </w:r>
      <w:r>
        <w:rPr>
          <w:color w:val="2E5395"/>
        </w:rPr>
        <w:t>ethical</w:t>
      </w:r>
      <w:r>
        <w:rPr>
          <w:color w:val="2E5395"/>
          <w:spacing w:val="-9"/>
        </w:rPr>
        <w:t xml:space="preserve"> </w:t>
      </w:r>
      <w:r>
        <w:rPr>
          <w:color w:val="2E5395"/>
          <w:spacing w:val="-2"/>
        </w:rPr>
        <w:t>misconduct</w:t>
      </w:r>
      <w:bookmarkEnd w:id="32"/>
    </w:p>
    <w:p w14:paraId="5D0D2458" w14:textId="77777777" w:rsidR="00E73334" w:rsidRDefault="00D7774C">
      <w:pPr>
        <w:pStyle w:val="Brdtekst"/>
        <w:spacing w:before="21" w:line="259" w:lineRule="auto"/>
        <w:ind w:right="282"/>
        <w:jc w:val="both"/>
      </w:pPr>
      <w:r>
        <w:t>Research ethics</w:t>
      </w:r>
      <w:r>
        <w:rPr>
          <w:spacing w:val="-1"/>
        </w:rPr>
        <w:t xml:space="preserve"> </w:t>
      </w:r>
      <w:r>
        <w:t>should,</w:t>
      </w:r>
      <w:r>
        <w:rPr>
          <w:spacing w:val="-1"/>
        </w:rPr>
        <w:t xml:space="preserve"> </w:t>
      </w:r>
      <w:r>
        <w:t>as far as possible, be</w:t>
      </w:r>
      <w:r>
        <w:rPr>
          <w:spacing w:val="-1"/>
        </w:rPr>
        <w:t xml:space="preserve"> </w:t>
      </w:r>
      <w:r>
        <w:t>handled</w:t>
      </w:r>
      <w:r>
        <w:rPr>
          <w:spacing w:val="-2"/>
        </w:rPr>
        <w:t xml:space="preserve"> </w:t>
      </w:r>
      <w:r>
        <w:t>by the institute, and at</w:t>
      </w:r>
      <w:r>
        <w:rPr>
          <w:spacing w:val="-1"/>
        </w:rPr>
        <w:t xml:space="preserve"> </w:t>
      </w:r>
      <w:r>
        <w:t>the</w:t>
      </w:r>
      <w:r>
        <w:rPr>
          <w:spacing w:val="-1"/>
        </w:rPr>
        <w:t xml:space="preserve"> </w:t>
      </w:r>
      <w:r>
        <w:t>lowest possible level. Minor</w:t>
      </w:r>
      <w:r>
        <w:rPr>
          <w:spacing w:val="-2"/>
        </w:rPr>
        <w:t xml:space="preserve"> </w:t>
      </w:r>
      <w:r>
        <w:t>issues</w:t>
      </w:r>
      <w:r>
        <w:rPr>
          <w:spacing w:val="-4"/>
        </w:rPr>
        <w:t xml:space="preserve"> </w:t>
      </w:r>
      <w:r>
        <w:t>of</w:t>
      </w:r>
      <w:r>
        <w:rPr>
          <w:spacing w:val="-2"/>
        </w:rPr>
        <w:t xml:space="preserve"> </w:t>
      </w:r>
      <w:r>
        <w:t>research</w:t>
      </w:r>
      <w:r>
        <w:rPr>
          <w:spacing w:val="-2"/>
        </w:rPr>
        <w:t xml:space="preserve"> </w:t>
      </w:r>
      <w:r>
        <w:t>misconduct</w:t>
      </w:r>
      <w:r>
        <w:rPr>
          <w:spacing w:val="-1"/>
        </w:rPr>
        <w:t xml:space="preserve"> </w:t>
      </w:r>
      <w:r>
        <w:t>should</w:t>
      </w:r>
      <w:r>
        <w:rPr>
          <w:spacing w:val="-3"/>
        </w:rPr>
        <w:t xml:space="preserve"> </w:t>
      </w:r>
      <w:r>
        <w:t>be</w:t>
      </w:r>
      <w:r>
        <w:rPr>
          <w:spacing w:val="-2"/>
        </w:rPr>
        <w:t xml:space="preserve"> </w:t>
      </w:r>
      <w:r>
        <w:t>handled</w:t>
      </w:r>
      <w:r>
        <w:rPr>
          <w:spacing w:val="-3"/>
        </w:rPr>
        <w:t xml:space="preserve"> </w:t>
      </w:r>
      <w:r>
        <w:t>by</w:t>
      </w:r>
      <w:r>
        <w:rPr>
          <w:spacing w:val="-2"/>
        </w:rPr>
        <w:t xml:space="preserve"> </w:t>
      </w:r>
      <w:r>
        <w:t>the</w:t>
      </w:r>
      <w:r>
        <w:rPr>
          <w:spacing w:val="-5"/>
        </w:rPr>
        <w:t xml:space="preserve"> </w:t>
      </w:r>
      <w:r>
        <w:t>relevant</w:t>
      </w:r>
      <w:r>
        <w:rPr>
          <w:spacing w:val="-2"/>
        </w:rPr>
        <w:t xml:space="preserve"> </w:t>
      </w:r>
      <w:r>
        <w:t>project’s</w:t>
      </w:r>
      <w:r>
        <w:rPr>
          <w:spacing w:val="-4"/>
        </w:rPr>
        <w:t xml:space="preserve"> </w:t>
      </w:r>
      <w:r>
        <w:t>principal</w:t>
      </w:r>
      <w:r>
        <w:rPr>
          <w:spacing w:val="-2"/>
        </w:rPr>
        <w:t xml:space="preserve"> </w:t>
      </w:r>
      <w:r>
        <w:t>investigator, or by the line manager.</w:t>
      </w:r>
    </w:p>
    <w:p w14:paraId="5C3825C0" w14:textId="77777777" w:rsidR="00E73334" w:rsidRDefault="00D7774C">
      <w:pPr>
        <w:pStyle w:val="Brdtekst"/>
        <w:spacing w:before="159" w:line="259" w:lineRule="auto"/>
        <w:ind w:right="343"/>
        <w:jc w:val="both"/>
      </w:pPr>
      <w:r>
        <w:t>If</w:t>
      </w:r>
      <w:r>
        <w:rPr>
          <w:spacing w:val="-2"/>
        </w:rPr>
        <w:t xml:space="preserve"> </w:t>
      </w:r>
      <w:r>
        <w:t>anyone</w:t>
      </w:r>
      <w:r>
        <w:rPr>
          <w:spacing w:val="-1"/>
        </w:rPr>
        <w:t xml:space="preserve"> </w:t>
      </w:r>
      <w:r>
        <w:t>(staff</w:t>
      </w:r>
      <w:r>
        <w:rPr>
          <w:spacing w:val="-5"/>
        </w:rPr>
        <w:t xml:space="preserve"> </w:t>
      </w:r>
      <w:r>
        <w:t>members,</w:t>
      </w:r>
      <w:r>
        <w:rPr>
          <w:spacing w:val="-6"/>
        </w:rPr>
        <w:t xml:space="preserve"> </w:t>
      </w:r>
      <w:r>
        <w:t>partners</w:t>
      </w:r>
      <w:r>
        <w:rPr>
          <w:spacing w:val="-2"/>
        </w:rPr>
        <w:t xml:space="preserve"> </w:t>
      </w:r>
      <w:proofErr w:type="spellStart"/>
      <w:r>
        <w:t>etc</w:t>
      </w:r>
      <w:proofErr w:type="spellEnd"/>
      <w:r>
        <w:t>…)</w:t>
      </w:r>
      <w:r>
        <w:rPr>
          <w:spacing w:val="-2"/>
        </w:rPr>
        <w:t xml:space="preserve"> </w:t>
      </w:r>
      <w:r>
        <w:t>suspect</w:t>
      </w:r>
      <w:r>
        <w:rPr>
          <w:spacing w:val="-1"/>
        </w:rPr>
        <w:t xml:space="preserve"> </w:t>
      </w:r>
      <w:r>
        <w:t>severe</w:t>
      </w:r>
      <w:r>
        <w:rPr>
          <w:spacing w:val="-1"/>
        </w:rPr>
        <w:t xml:space="preserve"> </w:t>
      </w:r>
      <w:r>
        <w:t>research</w:t>
      </w:r>
      <w:r>
        <w:rPr>
          <w:spacing w:val="-5"/>
        </w:rPr>
        <w:t xml:space="preserve"> </w:t>
      </w:r>
      <w:r>
        <w:t>misconduct,</w:t>
      </w:r>
      <w:r>
        <w:rPr>
          <w:spacing w:val="-4"/>
        </w:rPr>
        <w:t xml:space="preserve"> </w:t>
      </w:r>
      <w:r>
        <w:t>this</w:t>
      </w:r>
      <w:r>
        <w:rPr>
          <w:spacing w:val="-2"/>
        </w:rPr>
        <w:t xml:space="preserve"> </w:t>
      </w:r>
      <w:r>
        <w:t>should</w:t>
      </w:r>
      <w:r>
        <w:rPr>
          <w:spacing w:val="-3"/>
        </w:rPr>
        <w:t xml:space="preserve"> </w:t>
      </w:r>
      <w:r>
        <w:t>be</w:t>
      </w:r>
      <w:r>
        <w:rPr>
          <w:spacing w:val="-2"/>
        </w:rPr>
        <w:t xml:space="preserve"> </w:t>
      </w:r>
      <w:r>
        <w:t>reported to the Research Ethics Committee, preferably in writing.</w:t>
      </w:r>
    </w:p>
    <w:p w14:paraId="710D1229" w14:textId="77777777" w:rsidR="00E73334" w:rsidRDefault="00D7774C">
      <w:pPr>
        <w:pStyle w:val="Brdtekst"/>
        <w:spacing w:before="162" w:line="259" w:lineRule="auto"/>
        <w:ind w:right="148"/>
      </w:pPr>
      <w:r>
        <w:t>The report of suspected misconduct should cover who is suspected, when and in which context it happened,</w:t>
      </w:r>
      <w:r>
        <w:rPr>
          <w:spacing w:val="-2"/>
        </w:rPr>
        <w:t xml:space="preserve"> </w:t>
      </w:r>
      <w:r>
        <w:t>and</w:t>
      </w:r>
      <w:r>
        <w:rPr>
          <w:spacing w:val="-3"/>
        </w:rPr>
        <w:t xml:space="preserve"> </w:t>
      </w:r>
      <w:r>
        <w:t>describe</w:t>
      </w:r>
      <w:r>
        <w:rPr>
          <w:spacing w:val="-4"/>
        </w:rPr>
        <w:t xml:space="preserve"> </w:t>
      </w:r>
      <w:r>
        <w:t>the</w:t>
      </w:r>
      <w:r>
        <w:rPr>
          <w:spacing w:val="-1"/>
        </w:rPr>
        <w:t xml:space="preserve"> </w:t>
      </w:r>
      <w:r>
        <w:t>suspicion</w:t>
      </w:r>
      <w:r>
        <w:rPr>
          <w:spacing w:val="-6"/>
        </w:rPr>
        <w:t xml:space="preserve"> </w:t>
      </w:r>
      <w:r>
        <w:t>of</w:t>
      </w:r>
      <w:r>
        <w:rPr>
          <w:spacing w:val="-5"/>
        </w:rPr>
        <w:t xml:space="preserve"> </w:t>
      </w:r>
      <w:r>
        <w:t>misconduct</w:t>
      </w:r>
      <w:r>
        <w:rPr>
          <w:spacing w:val="-4"/>
        </w:rPr>
        <w:t xml:space="preserve"> </w:t>
      </w:r>
      <w:r>
        <w:t>in</w:t>
      </w:r>
      <w:r>
        <w:rPr>
          <w:spacing w:val="-3"/>
        </w:rPr>
        <w:t xml:space="preserve"> </w:t>
      </w:r>
      <w:r>
        <w:t>details, including</w:t>
      </w:r>
      <w:r>
        <w:rPr>
          <w:spacing w:val="-3"/>
        </w:rPr>
        <w:t xml:space="preserve"> </w:t>
      </w:r>
      <w:r>
        <w:t>whether</w:t>
      </w:r>
      <w:r>
        <w:rPr>
          <w:spacing w:val="-2"/>
        </w:rPr>
        <w:t xml:space="preserve"> </w:t>
      </w:r>
      <w:r>
        <w:t>scientific</w:t>
      </w:r>
      <w:r>
        <w:rPr>
          <w:spacing w:val="-5"/>
        </w:rPr>
        <w:t xml:space="preserve"> </w:t>
      </w:r>
      <w:r>
        <w:t>publications are involved (in which case, a list should be included), and how the sender of the report is affected by the misconduct.</w:t>
      </w:r>
    </w:p>
    <w:p w14:paraId="1D7E9FD0" w14:textId="77777777" w:rsidR="00E73334" w:rsidRDefault="00D7774C">
      <w:pPr>
        <w:pStyle w:val="Brdtekst"/>
        <w:spacing w:before="158" w:line="259" w:lineRule="auto"/>
        <w:ind w:right="122"/>
      </w:pPr>
      <w:r>
        <w:t>In line with recommendations by the Integrity Commission and the National Commission for the Investigation of Research Misconduct, the Research Ethics Committee will strive to protect the confidentiality</w:t>
      </w:r>
      <w:r>
        <w:rPr>
          <w:spacing w:val="-4"/>
        </w:rPr>
        <w:t xml:space="preserve"> </w:t>
      </w:r>
      <w:r>
        <w:t>of</w:t>
      </w:r>
      <w:r>
        <w:rPr>
          <w:spacing w:val="-4"/>
        </w:rPr>
        <w:t xml:space="preserve"> </w:t>
      </w:r>
      <w:r>
        <w:t>whistleblowers</w:t>
      </w:r>
      <w:r>
        <w:rPr>
          <w:spacing w:val="-2"/>
        </w:rPr>
        <w:t xml:space="preserve"> </w:t>
      </w:r>
      <w:r>
        <w:t>and</w:t>
      </w:r>
      <w:r>
        <w:rPr>
          <w:spacing w:val="-3"/>
        </w:rPr>
        <w:t xml:space="preserve"> </w:t>
      </w:r>
      <w:r>
        <w:t>suspects</w:t>
      </w:r>
      <w:r>
        <w:rPr>
          <w:spacing w:val="-4"/>
        </w:rPr>
        <w:t xml:space="preserve"> </w:t>
      </w:r>
      <w:r>
        <w:t>of</w:t>
      </w:r>
      <w:r>
        <w:rPr>
          <w:spacing w:val="-2"/>
        </w:rPr>
        <w:t xml:space="preserve"> </w:t>
      </w:r>
      <w:r>
        <w:t>research</w:t>
      </w:r>
      <w:r>
        <w:rPr>
          <w:spacing w:val="-3"/>
        </w:rPr>
        <w:t xml:space="preserve"> </w:t>
      </w:r>
      <w:r>
        <w:t>misconduct.</w:t>
      </w:r>
      <w:r>
        <w:rPr>
          <w:spacing w:val="-4"/>
        </w:rPr>
        <w:t xml:space="preserve"> </w:t>
      </w:r>
      <w:r>
        <w:t>The</w:t>
      </w:r>
      <w:r>
        <w:rPr>
          <w:spacing w:val="-1"/>
        </w:rPr>
        <w:t xml:space="preserve"> </w:t>
      </w:r>
      <w:r>
        <w:t>Research</w:t>
      </w:r>
      <w:r>
        <w:rPr>
          <w:spacing w:val="-3"/>
        </w:rPr>
        <w:t xml:space="preserve"> </w:t>
      </w:r>
      <w:r>
        <w:t>Ethics</w:t>
      </w:r>
      <w:r>
        <w:rPr>
          <w:spacing w:val="-4"/>
        </w:rPr>
        <w:t xml:space="preserve"> </w:t>
      </w:r>
      <w:r>
        <w:t>Committee will inform the sender of the report regarding if and how it will be able to ensure his/her anonymity.</w:t>
      </w:r>
    </w:p>
    <w:p w14:paraId="5F64CEAB" w14:textId="39596DEF" w:rsidR="00A71B8D" w:rsidRDefault="00A71B8D">
      <w:pPr>
        <w:pStyle w:val="Brdtekst"/>
        <w:spacing w:before="158" w:line="259" w:lineRule="auto"/>
        <w:ind w:right="122"/>
      </w:pPr>
      <w:r>
        <w:rPr>
          <w:noProof/>
        </w:rPr>
        <w:drawing>
          <wp:inline distT="0" distB="0" distL="0" distR="0" wp14:anchorId="36DB2E4F" wp14:editId="38CEA7D8">
            <wp:extent cx="6083300" cy="2992112"/>
            <wp:effectExtent l="38100" t="0" r="69850" b="0"/>
            <wp:docPr id="1909135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61EFAAE" w14:textId="092EF18C" w:rsidR="00E73334" w:rsidRDefault="00A71B8D" w:rsidP="00402A1F">
      <w:pPr>
        <w:ind w:left="-5"/>
      </w:pPr>
      <w:r w:rsidRPr="646E0486">
        <w:rPr>
          <w:lang w:val="en-GB"/>
        </w:rPr>
        <w:t>As described in CMI’s Code of Ethics, the REC is one of the points of contact in cases where research ethics misconduct is suspected. In such cases, the REC will carry out a preliminary investigation of such cases to assess if it might constitute research ethics misconduct. If misconduct is suspected, REC will forward the case and their written assessment to the CMI MT. The MT will then decide whether to forward the case to FFA’s Integrity Commission to solicit their opinion before making a final decision (see process below).</w:t>
      </w:r>
      <w:r>
        <w:rPr>
          <w:lang w:val="en-GB"/>
        </w:rPr>
        <w:t xml:space="preserve"> </w:t>
      </w:r>
      <w:r w:rsidR="00D7774C">
        <w:t>As</w:t>
      </w:r>
      <w:r w:rsidR="00D7774C">
        <w:rPr>
          <w:spacing w:val="-1"/>
        </w:rPr>
        <w:t xml:space="preserve"> </w:t>
      </w:r>
      <w:r w:rsidR="00D7774C">
        <w:t>a</w:t>
      </w:r>
      <w:r w:rsidR="00D7774C">
        <w:rPr>
          <w:spacing w:val="-1"/>
        </w:rPr>
        <w:t xml:space="preserve"> </w:t>
      </w:r>
      <w:r w:rsidR="00D7774C">
        <w:t>last</w:t>
      </w:r>
      <w:r w:rsidR="00D7774C">
        <w:rPr>
          <w:spacing w:val="-4"/>
        </w:rPr>
        <w:t xml:space="preserve"> </w:t>
      </w:r>
      <w:r w:rsidR="00D7774C">
        <w:t>report,</w:t>
      </w:r>
      <w:r w:rsidR="00D7774C">
        <w:rPr>
          <w:spacing w:val="-1"/>
        </w:rPr>
        <w:t xml:space="preserve"> </w:t>
      </w:r>
      <w:r w:rsidR="00D7774C">
        <w:t>the National</w:t>
      </w:r>
      <w:r w:rsidR="00D7774C">
        <w:rPr>
          <w:spacing w:val="-4"/>
        </w:rPr>
        <w:t xml:space="preserve"> </w:t>
      </w:r>
      <w:r w:rsidR="00D7774C">
        <w:t>Commission</w:t>
      </w:r>
      <w:r w:rsidR="00D7774C">
        <w:rPr>
          <w:spacing w:val="-4"/>
        </w:rPr>
        <w:t xml:space="preserve"> </w:t>
      </w:r>
      <w:r w:rsidR="00D7774C">
        <w:t>for</w:t>
      </w:r>
      <w:r w:rsidR="00D7774C">
        <w:rPr>
          <w:spacing w:val="-4"/>
        </w:rPr>
        <w:t xml:space="preserve"> </w:t>
      </w:r>
      <w:r w:rsidR="00D7774C">
        <w:t xml:space="preserve">the Investigation of Research Misconduct can be contacted by filling the relevant form available at </w:t>
      </w:r>
      <w:hyperlink r:id="rId23">
        <w:r w:rsidR="00D7774C">
          <w:rPr>
            <w:color w:val="0462C1"/>
            <w:spacing w:val="-2"/>
            <w:u w:val="single" w:color="0462C1"/>
          </w:rPr>
          <w:t>https://www.etikkom.no/en/our-work/about-us/the-national-commission-for-the-investigation-of-</w:t>
        </w:r>
      </w:hyperlink>
      <w:r w:rsidR="00D7774C">
        <w:rPr>
          <w:color w:val="0462C1"/>
          <w:spacing w:val="-2"/>
        </w:rPr>
        <w:t xml:space="preserve"> </w:t>
      </w:r>
      <w:hyperlink r:id="rId24">
        <w:r w:rsidR="00D7774C">
          <w:rPr>
            <w:color w:val="0462C1"/>
            <w:spacing w:val="-2"/>
            <w:u w:val="single" w:color="0462C1"/>
          </w:rPr>
          <w:t>research-misconduct/report-suspicion-of-research-misconduct/</w:t>
        </w:r>
      </w:hyperlink>
      <w:r w:rsidR="00D7774C">
        <w:rPr>
          <w:spacing w:val="-2"/>
        </w:rPr>
        <w:t>.</w:t>
      </w:r>
    </w:p>
    <w:p w14:paraId="2D83AF9E" w14:textId="77777777" w:rsidR="00E73334" w:rsidRDefault="00D7774C">
      <w:pPr>
        <w:pStyle w:val="Overskrift2"/>
        <w:spacing w:before="161"/>
      </w:pPr>
      <w:bookmarkStart w:id="33" w:name="_bookmark16"/>
      <w:bookmarkStart w:id="34" w:name="_Toc129871211"/>
      <w:bookmarkEnd w:id="33"/>
      <w:r>
        <w:rPr>
          <w:color w:val="2E5395"/>
        </w:rPr>
        <w:t>Preliminary</w:t>
      </w:r>
      <w:r>
        <w:rPr>
          <w:color w:val="2E5395"/>
          <w:spacing w:val="-12"/>
        </w:rPr>
        <w:t xml:space="preserve"> </w:t>
      </w:r>
      <w:r>
        <w:rPr>
          <w:color w:val="2E5395"/>
          <w:spacing w:val="-2"/>
        </w:rPr>
        <w:t>investigation</w:t>
      </w:r>
      <w:bookmarkEnd w:id="34"/>
    </w:p>
    <w:p w14:paraId="2FF50209" w14:textId="210C026D" w:rsidR="00E73334" w:rsidRDefault="00D7774C">
      <w:pPr>
        <w:pStyle w:val="Brdtekst"/>
        <w:spacing w:before="23" w:line="259" w:lineRule="auto"/>
        <w:ind w:right="186"/>
      </w:pPr>
      <w:r>
        <w:t xml:space="preserve">Once a report has been received, the Research Ethics Committee will conduct a preliminary investigation in an independent manner. The preliminary investigation aims to establish facts, to </w:t>
      </w:r>
      <w:r>
        <w:lastRenderedPageBreak/>
        <w:t>evaluate whether there is a need for further investigation, and whether it indeed involves research ethics</w:t>
      </w:r>
      <w:r>
        <w:rPr>
          <w:spacing w:val="-5"/>
        </w:rPr>
        <w:t xml:space="preserve"> </w:t>
      </w:r>
      <w:r>
        <w:t>misconduct.</w:t>
      </w:r>
      <w:r>
        <w:rPr>
          <w:spacing w:val="-3"/>
        </w:rPr>
        <w:t xml:space="preserve"> </w:t>
      </w:r>
      <w:r>
        <w:t>The</w:t>
      </w:r>
      <w:r>
        <w:rPr>
          <w:spacing w:val="-2"/>
        </w:rPr>
        <w:t xml:space="preserve"> </w:t>
      </w:r>
      <w:r>
        <w:t>Research</w:t>
      </w:r>
      <w:r>
        <w:rPr>
          <w:spacing w:val="-3"/>
        </w:rPr>
        <w:t xml:space="preserve"> </w:t>
      </w:r>
      <w:r>
        <w:t>Ethics</w:t>
      </w:r>
      <w:r>
        <w:rPr>
          <w:spacing w:val="-3"/>
        </w:rPr>
        <w:t xml:space="preserve"> </w:t>
      </w:r>
      <w:r>
        <w:t>Committee</w:t>
      </w:r>
      <w:r>
        <w:rPr>
          <w:spacing w:val="-5"/>
        </w:rPr>
        <w:t xml:space="preserve"> </w:t>
      </w:r>
      <w:r>
        <w:t>will</w:t>
      </w:r>
      <w:r>
        <w:rPr>
          <w:spacing w:val="-3"/>
        </w:rPr>
        <w:t xml:space="preserve"> </w:t>
      </w:r>
      <w:r>
        <w:t>then</w:t>
      </w:r>
      <w:r>
        <w:rPr>
          <w:spacing w:val="-3"/>
        </w:rPr>
        <w:t xml:space="preserve"> </w:t>
      </w:r>
      <w:r>
        <w:t>submit</w:t>
      </w:r>
      <w:r>
        <w:rPr>
          <w:spacing w:val="-3"/>
        </w:rPr>
        <w:t xml:space="preserve"> </w:t>
      </w:r>
      <w:r>
        <w:t>its</w:t>
      </w:r>
      <w:r>
        <w:rPr>
          <w:spacing w:val="-5"/>
        </w:rPr>
        <w:t xml:space="preserve"> </w:t>
      </w:r>
      <w:r>
        <w:t>report</w:t>
      </w:r>
      <w:r>
        <w:rPr>
          <w:spacing w:val="-1"/>
        </w:rPr>
        <w:t xml:space="preserve"> </w:t>
      </w:r>
      <w:r>
        <w:t>to</w:t>
      </w:r>
      <w:r>
        <w:rPr>
          <w:spacing w:val="-4"/>
        </w:rPr>
        <w:t xml:space="preserve"> </w:t>
      </w:r>
      <w:r>
        <w:t>CMI’s</w:t>
      </w:r>
      <w:r>
        <w:rPr>
          <w:spacing w:val="-5"/>
        </w:rPr>
        <w:t xml:space="preserve"> </w:t>
      </w:r>
      <w:r>
        <w:t>management, advising on whether to pursue further investigations.</w:t>
      </w:r>
    </w:p>
    <w:p w14:paraId="655BF19A" w14:textId="77777777" w:rsidR="00E73334" w:rsidRDefault="00D7774C">
      <w:pPr>
        <w:pStyle w:val="Brdtekst"/>
        <w:spacing w:before="158"/>
      </w:pPr>
      <w:proofErr w:type="gramStart"/>
      <w:r>
        <w:t>On</w:t>
      </w:r>
      <w:r>
        <w:rPr>
          <w:spacing w:val="-4"/>
        </w:rPr>
        <w:t xml:space="preserve"> </w:t>
      </w:r>
      <w:r>
        <w:t>the</w:t>
      </w:r>
      <w:r>
        <w:rPr>
          <w:spacing w:val="-2"/>
        </w:rPr>
        <w:t xml:space="preserve"> </w:t>
      </w:r>
      <w:r>
        <w:t>basis</w:t>
      </w:r>
      <w:r>
        <w:rPr>
          <w:spacing w:val="-5"/>
        </w:rPr>
        <w:t xml:space="preserve"> </w:t>
      </w:r>
      <w:r>
        <w:t>of</w:t>
      </w:r>
      <w:proofErr w:type="gramEnd"/>
      <w:r>
        <w:rPr>
          <w:spacing w:val="-5"/>
        </w:rPr>
        <w:t xml:space="preserve"> </w:t>
      </w:r>
      <w:r>
        <w:t>this</w:t>
      </w:r>
      <w:r>
        <w:rPr>
          <w:spacing w:val="-1"/>
        </w:rPr>
        <w:t xml:space="preserve"> </w:t>
      </w:r>
      <w:r>
        <w:t>report,</w:t>
      </w:r>
      <w:r>
        <w:rPr>
          <w:spacing w:val="-6"/>
        </w:rPr>
        <w:t xml:space="preserve"> </w:t>
      </w:r>
      <w:r>
        <w:t>CMI’s</w:t>
      </w:r>
      <w:r>
        <w:rPr>
          <w:spacing w:val="-5"/>
        </w:rPr>
        <w:t xml:space="preserve"> </w:t>
      </w:r>
      <w:r>
        <w:t>management</w:t>
      </w:r>
      <w:r>
        <w:rPr>
          <w:spacing w:val="-6"/>
        </w:rPr>
        <w:t xml:space="preserve"> </w:t>
      </w:r>
      <w:r>
        <w:t>may</w:t>
      </w:r>
      <w:r>
        <w:rPr>
          <w:spacing w:val="-3"/>
        </w:rPr>
        <w:t xml:space="preserve"> </w:t>
      </w:r>
      <w:r>
        <w:t>mandate</w:t>
      </w:r>
      <w:r>
        <w:rPr>
          <w:spacing w:val="-2"/>
        </w:rPr>
        <w:t xml:space="preserve"> </w:t>
      </w:r>
      <w:r>
        <w:t>and</w:t>
      </w:r>
      <w:r>
        <w:rPr>
          <w:spacing w:val="-3"/>
        </w:rPr>
        <w:t xml:space="preserve"> </w:t>
      </w:r>
      <w:r>
        <w:t>prepare</w:t>
      </w:r>
      <w:r>
        <w:rPr>
          <w:spacing w:val="-5"/>
        </w:rPr>
        <w:t xml:space="preserve"> </w:t>
      </w:r>
      <w:r>
        <w:t>further</w:t>
      </w:r>
      <w:r>
        <w:rPr>
          <w:spacing w:val="-3"/>
        </w:rPr>
        <w:t xml:space="preserve"> </w:t>
      </w:r>
      <w:r>
        <w:rPr>
          <w:spacing w:val="-2"/>
        </w:rPr>
        <w:t>investigations.</w:t>
      </w:r>
    </w:p>
    <w:p w14:paraId="13509516" w14:textId="77777777" w:rsidR="00E73334" w:rsidRDefault="00D7774C">
      <w:pPr>
        <w:pStyle w:val="Overskrift2"/>
        <w:spacing w:before="186"/>
        <w:rPr>
          <w:color w:val="2E5395"/>
          <w:spacing w:val="-2"/>
        </w:rPr>
      </w:pPr>
      <w:bookmarkStart w:id="35" w:name="_bookmark17"/>
      <w:bookmarkStart w:id="36" w:name="_Toc129871212"/>
      <w:bookmarkEnd w:id="35"/>
      <w:r>
        <w:rPr>
          <w:color w:val="2E5395"/>
          <w:spacing w:val="-2"/>
        </w:rPr>
        <w:t>Investigation</w:t>
      </w:r>
      <w:bookmarkEnd w:id="36"/>
    </w:p>
    <w:p w14:paraId="2A6C5050" w14:textId="0D887582" w:rsidR="00A71B8D" w:rsidRDefault="00A71B8D">
      <w:pPr>
        <w:pStyle w:val="Overskrift2"/>
        <w:spacing w:before="186"/>
      </w:pPr>
      <w:r>
        <w:rPr>
          <w:noProof/>
        </w:rPr>
        <w:drawing>
          <wp:inline distT="0" distB="0" distL="0" distR="0" wp14:anchorId="4710BB04" wp14:editId="3DD453A0">
            <wp:extent cx="6083300" cy="2991485"/>
            <wp:effectExtent l="38100" t="0" r="69850" b="0"/>
            <wp:docPr id="447437703" name="Diagram 4474377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1574354D" w14:textId="4E0F3A72" w:rsidR="00E73334" w:rsidRDefault="00D7774C">
      <w:pPr>
        <w:pStyle w:val="Brdtekst"/>
        <w:spacing w:before="21" w:line="259" w:lineRule="auto"/>
      </w:pPr>
      <w:r>
        <w:t>If</w:t>
      </w:r>
      <w:r>
        <w:rPr>
          <w:spacing w:val="-2"/>
        </w:rPr>
        <w:t xml:space="preserve"> </w:t>
      </w:r>
      <w:r>
        <w:t>the</w:t>
      </w:r>
      <w:r>
        <w:rPr>
          <w:spacing w:val="-2"/>
        </w:rPr>
        <w:t xml:space="preserve"> </w:t>
      </w:r>
      <w:r>
        <w:t>preliminary</w:t>
      </w:r>
      <w:r>
        <w:rPr>
          <w:spacing w:val="-4"/>
        </w:rPr>
        <w:t xml:space="preserve"> </w:t>
      </w:r>
      <w:r>
        <w:t>investigation</w:t>
      </w:r>
      <w:r w:rsidR="00A71B8D">
        <w:t xml:space="preserve"> by REC</w:t>
      </w:r>
      <w:r>
        <w:rPr>
          <w:spacing w:val="-3"/>
        </w:rPr>
        <w:t xml:space="preserve"> </w:t>
      </w:r>
      <w:r>
        <w:t>gives</w:t>
      </w:r>
      <w:r>
        <w:rPr>
          <w:spacing w:val="-1"/>
        </w:rPr>
        <w:t xml:space="preserve"> </w:t>
      </w:r>
      <w:r>
        <w:t>cause</w:t>
      </w:r>
      <w:r>
        <w:rPr>
          <w:spacing w:val="-1"/>
        </w:rPr>
        <w:t xml:space="preserve"> </w:t>
      </w:r>
      <w:r>
        <w:t>for</w:t>
      </w:r>
      <w:r>
        <w:rPr>
          <w:spacing w:val="-2"/>
        </w:rPr>
        <w:t xml:space="preserve"> </w:t>
      </w:r>
      <w:r>
        <w:t>suspicion</w:t>
      </w:r>
      <w:r>
        <w:rPr>
          <w:spacing w:val="-3"/>
        </w:rPr>
        <w:t xml:space="preserve"> </w:t>
      </w:r>
      <w:r>
        <w:t>of</w:t>
      </w:r>
      <w:r>
        <w:rPr>
          <w:spacing w:val="-5"/>
        </w:rPr>
        <w:t xml:space="preserve"> </w:t>
      </w:r>
      <w:r>
        <w:t>research</w:t>
      </w:r>
      <w:r>
        <w:rPr>
          <w:spacing w:val="-5"/>
        </w:rPr>
        <w:t xml:space="preserve"> </w:t>
      </w:r>
      <w:r>
        <w:t>ethics</w:t>
      </w:r>
      <w:r>
        <w:rPr>
          <w:spacing w:val="-4"/>
        </w:rPr>
        <w:t xml:space="preserve"> </w:t>
      </w:r>
      <w:r>
        <w:t>misconduct</w:t>
      </w:r>
      <w:r>
        <w:rPr>
          <w:spacing w:val="-1"/>
        </w:rPr>
        <w:t xml:space="preserve"> </w:t>
      </w:r>
      <w:r>
        <w:t>/</w:t>
      </w:r>
      <w:r>
        <w:rPr>
          <w:spacing w:val="-1"/>
        </w:rPr>
        <w:t xml:space="preserve"> </w:t>
      </w:r>
      <w:r>
        <w:t>scientific</w:t>
      </w:r>
      <w:r>
        <w:rPr>
          <w:spacing w:val="-4"/>
        </w:rPr>
        <w:t xml:space="preserve"> </w:t>
      </w:r>
      <w:r>
        <w:t>fraud, the institute conducts an internal fact-finding investigation</w:t>
      </w:r>
      <w:r w:rsidR="00A71B8D">
        <w:t xml:space="preserve"> and assessment</w:t>
      </w:r>
      <w:r>
        <w:t xml:space="preserve">. </w:t>
      </w:r>
      <w:r w:rsidR="00A71B8D">
        <w:t xml:space="preserve">The REC will summarize their written assessment and send it to the </w:t>
      </w:r>
      <w:r>
        <w:t>CMI’s management</w:t>
      </w:r>
      <w:r w:rsidR="00A71B8D">
        <w:t>. The management team will deci</w:t>
      </w:r>
      <w:r w:rsidR="00033E17">
        <w:t>d</w:t>
      </w:r>
      <w:r w:rsidR="00A71B8D">
        <w:t xml:space="preserve">e whether this case can be closed, handled internally by the REC, or forwarded to FAA’s Integrity Commission for their opinion. </w:t>
      </w:r>
    </w:p>
    <w:p w14:paraId="262D8951" w14:textId="77777777" w:rsidR="00E73334" w:rsidRDefault="00D7774C">
      <w:pPr>
        <w:pStyle w:val="Brdtekst"/>
        <w:spacing w:before="159" w:line="259" w:lineRule="auto"/>
        <w:ind w:right="193"/>
      </w:pPr>
      <w:r>
        <w:t>The factual investigation will reveal objective matters by means of interviews, possibly with contradiction,</w:t>
      </w:r>
      <w:r>
        <w:rPr>
          <w:spacing w:val="-1"/>
        </w:rPr>
        <w:t xml:space="preserve"> </w:t>
      </w:r>
      <w:r>
        <w:t>as</w:t>
      </w:r>
      <w:r>
        <w:rPr>
          <w:spacing w:val="-1"/>
        </w:rPr>
        <w:t xml:space="preserve"> </w:t>
      </w:r>
      <w:r>
        <w:t>well</w:t>
      </w:r>
      <w:r>
        <w:rPr>
          <w:spacing w:val="-1"/>
        </w:rPr>
        <w:t xml:space="preserve"> </w:t>
      </w:r>
      <w:r>
        <w:t>as</w:t>
      </w:r>
      <w:r>
        <w:rPr>
          <w:spacing w:val="-1"/>
        </w:rPr>
        <w:t xml:space="preserve"> </w:t>
      </w:r>
      <w:r>
        <w:t>document</w:t>
      </w:r>
      <w:r>
        <w:rPr>
          <w:spacing w:val="-3"/>
        </w:rPr>
        <w:t xml:space="preserve"> </w:t>
      </w:r>
      <w:r>
        <w:t>review.</w:t>
      </w:r>
      <w:r>
        <w:rPr>
          <w:spacing w:val="-3"/>
        </w:rPr>
        <w:t xml:space="preserve"> </w:t>
      </w:r>
      <w:r>
        <w:t>Based</w:t>
      </w:r>
      <w:r>
        <w:rPr>
          <w:spacing w:val="-4"/>
        </w:rPr>
        <w:t xml:space="preserve"> </w:t>
      </w:r>
      <w:r>
        <w:t>on</w:t>
      </w:r>
      <w:r>
        <w:rPr>
          <w:spacing w:val="-4"/>
        </w:rPr>
        <w:t xml:space="preserve"> </w:t>
      </w:r>
      <w:r>
        <w:t>the</w:t>
      </w:r>
      <w:r>
        <w:rPr>
          <w:spacing w:val="-1"/>
        </w:rPr>
        <w:t xml:space="preserve"> </w:t>
      </w:r>
      <w:r>
        <w:t>factual</w:t>
      </w:r>
      <w:r>
        <w:rPr>
          <w:spacing w:val="-2"/>
        </w:rPr>
        <w:t xml:space="preserve"> </w:t>
      </w:r>
      <w:r>
        <w:t>study,</w:t>
      </w:r>
      <w:r>
        <w:rPr>
          <w:spacing w:val="-3"/>
        </w:rPr>
        <w:t xml:space="preserve"> </w:t>
      </w:r>
      <w:r>
        <w:t>which</w:t>
      </w:r>
      <w:r>
        <w:rPr>
          <w:spacing w:val="-2"/>
        </w:rPr>
        <w:t xml:space="preserve"> </w:t>
      </w:r>
      <w:r>
        <w:t>will</w:t>
      </w:r>
      <w:r>
        <w:rPr>
          <w:spacing w:val="-4"/>
        </w:rPr>
        <w:t xml:space="preserve"> </w:t>
      </w:r>
      <w:r>
        <w:t>be</w:t>
      </w:r>
      <w:r>
        <w:rPr>
          <w:spacing w:val="-1"/>
        </w:rPr>
        <w:t xml:space="preserve"> </w:t>
      </w:r>
      <w:r>
        <w:t>written</w:t>
      </w:r>
      <w:r>
        <w:rPr>
          <w:spacing w:val="-1"/>
        </w:rPr>
        <w:t xml:space="preserve"> </w:t>
      </w:r>
      <w:r>
        <w:t>down</w:t>
      </w:r>
      <w:r>
        <w:rPr>
          <w:spacing w:val="-1"/>
        </w:rPr>
        <w:t xml:space="preserve"> </w:t>
      </w:r>
      <w:r>
        <w:t>in</w:t>
      </w:r>
      <w:r>
        <w:rPr>
          <w:spacing w:val="-4"/>
        </w:rPr>
        <w:t xml:space="preserve"> </w:t>
      </w:r>
      <w:r>
        <w:t>a report, the institute's management decides whether the case should be sent to the Integrity Commission (FRU) for consideration.</w:t>
      </w:r>
    </w:p>
    <w:p w14:paraId="3BF9A0B3" w14:textId="77777777" w:rsidR="00E73334" w:rsidRDefault="00E73334">
      <w:pPr>
        <w:spacing w:line="259" w:lineRule="auto"/>
        <w:sectPr w:rsidR="00E73334">
          <w:pgSz w:w="12240" w:h="15840"/>
          <w:pgMar w:top="1400" w:right="1320" w:bottom="280" w:left="1340" w:header="720" w:footer="720" w:gutter="0"/>
          <w:cols w:space="720"/>
        </w:sectPr>
      </w:pPr>
    </w:p>
    <w:p w14:paraId="7296B64F" w14:textId="77777777" w:rsidR="00E73334" w:rsidRDefault="00D7774C">
      <w:pPr>
        <w:pStyle w:val="Brdtekst"/>
        <w:spacing w:before="39" w:line="259" w:lineRule="auto"/>
        <w:ind w:right="188"/>
        <w:jc w:val="both"/>
      </w:pPr>
      <w:r>
        <w:lastRenderedPageBreak/>
        <w:t>If</w:t>
      </w:r>
      <w:r>
        <w:rPr>
          <w:spacing w:val="-1"/>
        </w:rPr>
        <w:t xml:space="preserve"> </w:t>
      </w:r>
      <w:r>
        <w:t>the</w:t>
      </w:r>
      <w:r>
        <w:rPr>
          <w:spacing w:val="-1"/>
        </w:rPr>
        <w:t xml:space="preserve"> </w:t>
      </w:r>
      <w:r>
        <w:t>institute</w:t>
      </w:r>
      <w:r>
        <w:rPr>
          <w:spacing w:val="-3"/>
        </w:rPr>
        <w:t xml:space="preserve"> </w:t>
      </w:r>
      <w:r>
        <w:t>wants</w:t>
      </w:r>
      <w:r>
        <w:rPr>
          <w:spacing w:val="-3"/>
        </w:rPr>
        <w:t xml:space="preserve"> </w:t>
      </w:r>
      <w:r>
        <w:t>the</w:t>
      </w:r>
      <w:r>
        <w:rPr>
          <w:spacing w:val="-1"/>
        </w:rPr>
        <w:t xml:space="preserve"> </w:t>
      </w:r>
      <w:r>
        <w:t>Integrity</w:t>
      </w:r>
      <w:r>
        <w:rPr>
          <w:spacing w:val="-3"/>
        </w:rPr>
        <w:t xml:space="preserve"> </w:t>
      </w:r>
      <w:r>
        <w:t>Commission</w:t>
      </w:r>
      <w:r>
        <w:rPr>
          <w:spacing w:val="-2"/>
        </w:rPr>
        <w:t xml:space="preserve"> </w:t>
      </w:r>
      <w:r>
        <w:t>(FRU)</w:t>
      </w:r>
      <w:r>
        <w:rPr>
          <w:spacing w:val="-1"/>
        </w:rPr>
        <w:t xml:space="preserve"> </w:t>
      </w:r>
      <w:r>
        <w:t>to</w:t>
      </w:r>
      <w:r>
        <w:rPr>
          <w:spacing w:val="-1"/>
        </w:rPr>
        <w:t xml:space="preserve"> </w:t>
      </w:r>
      <w:r>
        <w:t>handle</w:t>
      </w:r>
      <w:r>
        <w:rPr>
          <w:spacing w:val="-1"/>
        </w:rPr>
        <w:t xml:space="preserve"> </w:t>
      </w:r>
      <w:r>
        <w:t>a</w:t>
      </w:r>
      <w:r>
        <w:rPr>
          <w:spacing w:val="-3"/>
        </w:rPr>
        <w:t xml:space="preserve"> </w:t>
      </w:r>
      <w:r>
        <w:t>case,</w:t>
      </w:r>
      <w:r>
        <w:rPr>
          <w:spacing w:val="-3"/>
        </w:rPr>
        <w:t xml:space="preserve"> </w:t>
      </w:r>
      <w:r>
        <w:t>the</w:t>
      </w:r>
      <w:r>
        <w:rPr>
          <w:spacing w:val="-3"/>
        </w:rPr>
        <w:t xml:space="preserve"> </w:t>
      </w:r>
      <w:r>
        <w:t>institute</w:t>
      </w:r>
      <w:r>
        <w:rPr>
          <w:spacing w:val="-1"/>
        </w:rPr>
        <w:t xml:space="preserve"> </w:t>
      </w:r>
      <w:r>
        <w:t>will</w:t>
      </w:r>
      <w:r>
        <w:rPr>
          <w:spacing w:val="-4"/>
        </w:rPr>
        <w:t xml:space="preserve"> </w:t>
      </w:r>
      <w:r>
        <w:t>present</w:t>
      </w:r>
      <w:r>
        <w:rPr>
          <w:spacing w:val="-1"/>
        </w:rPr>
        <w:t xml:space="preserve"> </w:t>
      </w:r>
      <w:r>
        <w:t>the</w:t>
      </w:r>
      <w:r>
        <w:rPr>
          <w:spacing w:val="-4"/>
        </w:rPr>
        <w:t xml:space="preserve"> </w:t>
      </w:r>
      <w:r>
        <w:t>case to</w:t>
      </w:r>
      <w:r>
        <w:rPr>
          <w:spacing w:val="-2"/>
        </w:rPr>
        <w:t xml:space="preserve"> </w:t>
      </w:r>
      <w:r>
        <w:t>the</w:t>
      </w:r>
      <w:r>
        <w:rPr>
          <w:spacing w:val="-1"/>
        </w:rPr>
        <w:t xml:space="preserve"> </w:t>
      </w:r>
      <w:r>
        <w:t>Integrity Commission</w:t>
      </w:r>
      <w:r>
        <w:rPr>
          <w:spacing w:val="-2"/>
        </w:rPr>
        <w:t xml:space="preserve"> </w:t>
      </w:r>
      <w:r>
        <w:t>(FRU),</w:t>
      </w:r>
      <w:r>
        <w:rPr>
          <w:spacing w:val="-2"/>
        </w:rPr>
        <w:t xml:space="preserve"> </w:t>
      </w:r>
      <w:r>
        <w:t>including</w:t>
      </w:r>
      <w:r>
        <w:rPr>
          <w:spacing w:val="-2"/>
        </w:rPr>
        <w:t xml:space="preserve"> </w:t>
      </w:r>
      <w:r>
        <w:t>the</w:t>
      </w:r>
      <w:r>
        <w:rPr>
          <w:spacing w:val="-3"/>
        </w:rPr>
        <w:t xml:space="preserve"> </w:t>
      </w:r>
      <w:r>
        <w:t>relevant</w:t>
      </w:r>
      <w:r>
        <w:rPr>
          <w:spacing w:val="-1"/>
        </w:rPr>
        <w:t xml:space="preserve"> </w:t>
      </w:r>
      <w:r>
        <w:t>issues</w:t>
      </w:r>
      <w:r>
        <w:rPr>
          <w:spacing w:val="-2"/>
        </w:rPr>
        <w:t xml:space="preserve"> </w:t>
      </w:r>
      <w:r>
        <w:t>of</w:t>
      </w:r>
      <w:r>
        <w:rPr>
          <w:spacing w:val="-1"/>
        </w:rPr>
        <w:t xml:space="preserve"> </w:t>
      </w:r>
      <w:r>
        <w:t>research</w:t>
      </w:r>
      <w:r>
        <w:rPr>
          <w:spacing w:val="-1"/>
        </w:rPr>
        <w:t xml:space="preserve"> </w:t>
      </w:r>
      <w:r>
        <w:t>ethics,</w:t>
      </w:r>
      <w:r>
        <w:rPr>
          <w:spacing w:val="-1"/>
        </w:rPr>
        <w:t xml:space="preserve"> </w:t>
      </w:r>
      <w:r>
        <w:t>as</w:t>
      </w:r>
      <w:r>
        <w:rPr>
          <w:spacing w:val="-3"/>
        </w:rPr>
        <w:t xml:space="preserve"> </w:t>
      </w:r>
      <w:r>
        <w:t>well</w:t>
      </w:r>
      <w:r>
        <w:rPr>
          <w:spacing w:val="-2"/>
        </w:rPr>
        <w:t xml:space="preserve"> </w:t>
      </w:r>
      <w:r>
        <w:t>as</w:t>
      </w:r>
      <w:r>
        <w:rPr>
          <w:spacing w:val="-3"/>
        </w:rPr>
        <w:t xml:space="preserve"> </w:t>
      </w:r>
      <w:r>
        <w:t>the factual investigation report.</w:t>
      </w:r>
    </w:p>
    <w:p w14:paraId="1ADCF940" w14:textId="77777777" w:rsidR="00E73334" w:rsidRDefault="00D7774C">
      <w:pPr>
        <w:pStyle w:val="Brdtekst"/>
        <w:spacing w:before="160" w:line="259" w:lineRule="auto"/>
        <w:ind w:right="193"/>
      </w:pPr>
      <w:r>
        <w:t>If</w:t>
      </w:r>
      <w:r>
        <w:rPr>
          <w:spacing w:val="-2"/>
        </w:rPr>
        <w:t xml:space="preserve"> </w:t>
      </w:r>
      <w:r>
        <w:t>a</w:t>
      </w:r>
      <w:r>
        <w:rPr>
          <w:spacing w:val="-2"/>
        </w:rPr>
        <w:t xml:space="preserve"> </w:t>
      </w:r>
      <w:r>
        <w:t>case</w:t>
      </w:r>
      <w:r>
        <w:rPr>
          <w:spacing w:val="-4"/>
        </w:rPr>
        <w:t xml:space="preserve"> </w:t>
      </w:r>
      <w:r>
        <w:t>is</w:t>
      </w:r>
      <w:r>
        <w:rPr>
          <w:spacing w:val="-2"/>
        </w:rPr>
        <w:t xml:space="preserve"> </w:t>
      </w:r>
      <w:r>
        <w:t>brought</w:t>
      </w:r>
      <w:r>
        <w:rPr>
          <w:spacing w:val="-2"/>
        </w:rPr>
        <w:t xml:space="preserve"> </w:t>
      </w:r>
      <w:r>
        <w:t>before</w:t>
      </w:r>
      <w:r>
        <w:rPr>
          <w:spacing w:val="-4"/>
        </w:rPr>
        <w:t xml:space="preserve"> </w:t>
      </w:r>
      <w:r>
        <w:t>the</w:t>
      </w:r>
      <w:r>
        <w:rPr>
          <w:spacing w:val="-1"/>
        </w:rPr>
        <w:t xml:space="preserve"> </w:t>
      </w:r>
      <w:r>
        <w:t>Integrity</w:t>
      </w:r>
      <w:r>
        <w:rPr>
          <w:spacing w:val="-2"/>
        </w:rPr>
        <w:t xml:space="preserve"> </w:t>
      </w:r>
      <w:r>
        <w:t>Commission</w:t>
      </w:r>
      <w:r>
        <w:rPr>
          <w:spacing w:val="-3"/>
        </w:rPr>
        <w:t xml:space="preserve"> </w:t>
      </w:r>
      <w:r>
        <w:t>(FRU)</w:t>
      </w:r>
      <w:r>
        <w:rPr>
          <w:spacing w:val="-2"/>
        </w:rPr>
        <w:t xml:space="preserve"> </w:t>
      </w:r>
      <w:r>
        <w:t>by</w:t>
      </w:r>
      <w:r>
        <w:rPr>
          <w:spacing w:val="-4"/>
        </w:rPr>
        <w:t xml:space="preserve"> </w:t>
      </w:r>
      <w:r>
        <w:t>a</w:t>
      </w:r>
      <w:r>
        <w:rPr>
          <w:spacing w:val="-2"/>
        </w:rPr>
        <w:t xml:space="preserve"> </w:t>
      </w:r>
      <w:r>
        <w:t>researcher</w:t>
      </w:r>
      <w:r>
        <w:rPr>
          <w:spacing w:val="-5"/>
        </w:rPr>
        <w:t xml:space="preserve"> </w:t>
      </w:r>
      <w:r>
        <w:t>or</w:t>
      </w:r>
      <w:r>
        <w:rPr>
          <w:spacing w:val="-5"/>
        </w:rPr>
        <w:t xml:space="preserve"> </w:t>
      </w:r>
      <w:r>
        <w:t>outsider</w:t>
      </w:r>
      <w:r>
        <w:rPr>
          <w:spacing w:val="-2"/>
        </w:rPr>
        <w:t xml:space="preserve"> </w:t>
      </w:r>
      <w:r>
        <w:t>with</w:t>
      </w:r>
      <w:r>
        <w:rPr>
          <w:spacing w:val="-2"/>
        </w:rPr>
        <w:t xml:space="preserve"> </w:t>
      </w:r>
      <w:r>
        <w:t>legitimate interest,</w:t>
      </w:r>
      <w:r>
        <w:rPr>
          <w:spacing w:val="-1"/>
        </w:rPr>
        <w:t xml:space="preserve"> </w:t>
      </w:r>
      <w:r>
        <w:t>and the institute believes it</w:t>
      </w:r>
      <w:r>
        <w:rPr>
          <w:spacing w:val="-1"/>
        </w:rPr>
        <w:t xml:space="preserve"> </w:t>
      </w:r>
      <w:r>
        <w:t xml:space="preserve">should not be dealt with by the Commission (FRU), the institute shall justify this to the Commission, which then decides </w:t>
      </w:r>
      <w:proofErr w:type="gramStart"/>
      <w:r>
        <w:t>whether or not</w:t>
      </w:r>
      <w:proofErr w:type="gramEnd"/>
      <w:r>
        <w:t xml:space="preserve"> to take the case into </w:t>
      </w:r>
      <w:r>
        <w:rPr>
          <w:spacing w:val="-2"/>
        </w:rPr>
        <w:t>consideration.</w:t>
      </w:r>
    </w:p>
    <w:p w14:paraId="2A52CC2A" w14:textId="77777777" w:rsidR="00E73334" w:rsidRDefault="00D7774C">
      <w:pPr>
        <w:pStyle w:val="Overskrift2"/>
        <w:spacing w:before="162"/>
      </w:pPr>
      <w:bookmarkStart w:id="37" w:name="_bookmark18"/>
      <w:bookmarkStart w:id="38" w:name="_Toc129871213"/>
      <w:bookmarkEnd w:id="37"/>
      <w:r>
        <w:rPr>
          <w:color w:val="2E5395"/>
        </w:rPr>
        <w:t>Transparency</w:t>
      </w:r>
      <w:r>
        <w:rPr>
          <w:color w:val="2E5395"/>
          <w:spacing w:val="-9"/>
        </w:rPr>
        <w:t xml:space="preserve"> </w:t>
      </w:r>
      <w:r>
        <w:rPr>
          <w:color w:val="2E5395"/>
        </w:rPr>
        <w:t>and</w:t>
      </w:r>
      <w:r>
        <w:rPr>
          <w:color w:val="2E5395"/>
          <w:spacing w:val="-10"/>
        </w:rPr>
        <w:t xml:space="preserve"> </w:t>
      </w:r>
      <w:r>
        <w:rPr>
          <w:color w:val="2E5395"/>
        </w:rPr>
        <w:t>process</w:t>
      </w:r>
      <w:r>
        <w:rPr>
          <w:color w:val="2E5395"/>
          <w:spacing w:val="-11"/>
        </w:rPr>
        <w:t xml:space="preserve"> </w:t>
      </w:r>
      <w:r>
        <w:rPr>
          <w:color w:val="2E5395"/>
          <w:spacing w:val="-2"/>
        </w:rPr>
        <w:t>documenting</w:t>
      </w:r>
      <w:bookmarkEnd w:id="38"/>
    </w:p>
    <w:p w14:paraId="456F3EC6" w14:textId="31FF7EEA" w:rsidR="00E73334" w:rsidRDefault="00D7774C">
      <w:pPr>
        <w:pStyle w:val="Brdtekst"/>
        <w:spacing w:before="21"/>
      </w:pPr>
      <w:r>
        <w:t>All</w:t>
      </w:r>
      <w:r>
        <w:rPr>
          <w:spacing w:val="-4"/>
        </w:rPr>
        <w:t xml:space="preserve"> </w:t>
      </w:r>
      <w:r>
        <w:t>essential</w:t>
      </w:r>
      <w:r>
        <w:rPr>
          <w:spacing w:val="-5"/>
        </w:rPr>
        <w:t xml:space="preserve"> </w:t>
      </w:r>
      <w:r>
        <w:t>steps</w:t>
      </w:r>
      <w:r>
        <w:rPr>
          <w:spacing w:val="-5"/>
        </w:rPr>
        <w:t xml:space="preserve"> </w:t>
      </w:r>
      <w:r>
        <w:t>in</w:t>
      </w:r>
      <w:r>
        <w:rPr>
          <w:spacing w:val="-1"/>
        </w:rPr>
        <w:t xml:space="preserve"> </w:t>
      </w:r>
      <w:r>
        <w:t>the</w:t>
      </w:r>
      <w:r>
        <w:rPr>
          <w:spacing w:val="-5"/>
        </w:rPr>
        <w:t xml:space="preserve"> </w:t>
      </w:r>
      <w:r>
        <w:t>process</w:t>
      </w:r>
      <w:r>
        <w:rPr>
          <w:spacing w:val="-4"/>
        </w:rPr>
        <w:t xml:space="preserve"> </w:t>
      </w:r>
      <w:r>
        <w:t>must</w:t>
      </w:r>
      <w:r>
        <w:rPr>
          <w:spacing w:val="-1"/>
        </w:rPr>
        <w:t xml:space="preserve"> </w:t>
      </w:r>
      <w:r>
        <w:t>be</w:t>
      </w:r>
      <w:r>
        <w:rPr>
          <w:spacing w:val="-4"/>
        </w:rPr>
        <w:t xml:space="preserve"> </w:t>
      </w:r>
      <w:r>
        <w:t>documented</w:t>
      </w:r>
      <w:r>
        <w:rPr>
          <w:spacing w:val="-5"/>
        </w:rPr>
        <w:t xml:space="preserve"> </w:t>
      </w:r>
      <w:r>
        <w:t>and</w:t>
      </w:r>
      <w:r>
        <w:rPr>
          <w:spacing w:val="-3"/>
        </w:rPr>
        <w:t xml:space="preserve"> </w:t>
      </w:r>
      <w:r>
        <w:t>minutes</w:t>
      </w:r>
      <w:r>
        <w:rPr>
          <w:spacing w:val="-2"/>
        </w:rPr>
        <w:t xml:space="preserve"> </w:t>
      </w:r>
      <w:r>
        <w:t>of</w:t>
      </w:r>
      <w:r>
        <w:rPr>
          <w:spacing w:val="-4"/>
        </w:rPr>
        <w:t xml:space="preserve"> </w:t>
      </w:r>
      <w:r>
        <w:t>all</w:t>
      </w:r>
      <w:r>
        <w:rPr>
          <w:spacing w:val="-5"/>
        </w:rPr>
        <w:t xml:space="preserve"> </w:t>
      </w:r>
      <w:r>
        <w:t>meetings</w:t>
      </w:r>
      <w:r>
        <w:rPr>
          <w:spacing w:val="-2"/>
        </w:rPr>
        <w:t xml:space="preserve"> </w:t>
      </w:r>
      <w:r>
        <w:t>must</w:t>
      </w:r>
      <w:r>
        <w:rPr>
          <w:spacing w:val="-4"/>
        </w:rPr>
        <w:t xml:space="preserve"> </w:t>
      </w:r>
      <w:r>
        <w:t>be</w:t>
      </w:r>
      <w:r>
        <w:rPr>
          <w:spacing w:val="-1"/>
        </w:rPr>
        <w:t xml:space="preserve"> </w:t>
      </w:r>
      <w:r>
        <w:rPr>
          <w:spacing w:val="-2"/>
        </w:rPr>
        <w:t>prepared</w:t>
      </w:r>
      <w:r w:rsidR="00033E17">
        <w:rPr>
          <w:spacing w:val="-2"/>
        </w:rPr>
        <w:t>.</w:t>
      </w:r>
    </w:p>
    <w:p w14:paraId="57C811C3" w14:textId="77777777" w:rsidR="00E73334" w:rsidRDefault="00D7774C">
      <w:pPr>
        <w:pStyle w:val="Brdtekst"/>
        <w:spacing w:before="183" w:line="259" w:lineRule="auto"/>
        <w:ind w:right="122"/>
      </w:pPr>
      <w:r>
        <w:t>The</w:t>
      </w:r>
      <w:r>
        <w:rPr>
          <w:spacing w:val="-2"/>
        </w:rPr>
        <w:t xml:space="preserve"> </w:t>
      </w:r>
      <w:r>
        <w:t>defendants</w:t>
      </w:r>
      <w:r>
        <w:rPr>
          <w:spacing w:val="-6"/>
        </w:rPr>
        <w:t xml:space="preserve"> </w:t>
      </w:r>
      <w:r>
        <w:t>must</w:t>
      </w:r>
      <w:r>
        <w:rPr>
          <w:spacing w:val="-1"/>
        </w:rPr>
        <w:t xml:space="preserve"> </w:t>
      </w:r>
      <w:r>
        <w:t>be</w:t>
      </w:r>
      <w:r>
        <w:rPr>
          <w:spacing w:val="-4"/>
        </w:rPr>
        <w:t xml:space="preserve"> </w:t>
      </w:r>
      <w:r>
        <w:t>notified,</w:t>
      </w:r>
      <w:r>
        <w:rPr>
          <w:spacing w:val="-2"/>
        </w:rPr>
        <w:t xml:space="preserve"> </w:t>
      </w:r>
      <w:r>
        <w:t>given</w:t>
      </w:r>
      <w:r>
        <w:rPr>
          <w:spacing w:val="-2"/>
        </w:rPr>
        <w:t xml:space="preserve"> </w:t>
      </w:r>
      <w:r>
        <w:t>the</w:t>
      </w:r>
      <w:r>
        <w:rPr>
          <w:spacing w:val="-4"/>
        </w:rPr>
        <w:t xml:space="preserve"> </w:t>
      </w:r>
      <w:r>
        <w:t>right</w:t>
      </w:r>
      <w:r>
        <w:rPr>
          <w:spacing w:val="-2"/>
        </w:rPr>
        <w:t xml:space="preserve"> </w:t>
      </w:r>
      <w:r>
        <w:t>of</w:t>
      </w:r>
      <w:r>
        <w:rPr>
          <w:spacing w:val="-5"/>
        </w:rPr>
        <w:t xml:space="preserve"> </w:t>
      </w:r>
      <w:r>
        <w:t>access,</w:t>
      </w:r>
      <w:r>
        <w:rPr>
          <w:spacing w:val="-1"/>
        </w:rPr>
        <w:t xml:space="preserve"> </w:t>
      </w:r>
      <w:r>
        <w:t>and</w:t>
      </w:r>
      <w:r>
        <w:rPr>
          <w:spacing w:val="-3"/>
        </w:rPr>
        <w:t xml:space="preserve"> </w:t>
      </w:r>
      <w:r>
        <w:t>the</w:t>
      </w:r>
      <w:r>
        <w:rPr>
          <w:spacing w:val="-1"/>
        </w:rPr>
        <w:t xml:space="preserve"> </w:t>
      </w:r>
      <w:r>
        <w:t>right</w:t>
      </w:r>
      <w:r>
        <w:rPr>
          <w:spacing w:val="-2"/>
        </w:rPr>
        <w:t xml:space="preserve"> </w:t>
      </w:r>
      <w:r>
        <w:t>to</w:t>
      </w:r>
      <w:r>
        <w:rPr>
          <w:spacing w:val="-3"/>
        </w:rPr>
        <w:t xml:space="preserve"> </w:t>
      </w:r>
      <w:r>
        <w:t>comment</w:t>
      </w:r>
      <w:r>
        <w:rPr>
          <w:spacing w:val="-2"/>
        </w:rPr>
        <w:t xml:space="preserve"> </w:t>
      </w:r>
      <w:r>
        <w:t>during</w:t>
      </w:r>
      <w:r>
        <w:rPr>
          <w:spacing w:val="-3"/>
        </w:rPr>
        <w:t xml:space="preserve"> </w:t>
      </w:r>
      <w:r>
        <w:t>the</w:t>
      </w:r>
      <w:r>
        <w:rPr>
          <w:spacing w:val="-1"/>
        </w:rPr>
        <w:t xml:space="preserve"> </w:t>
      </w:r>
      <w:r>
        <w:t xml:space="preserve">process. Affected researchers and others with legitimate interest in the case shall be given the right of access to the Institute's factual investigation and presentation to the Integrity Commission (FRU), </w:t>
      </w:r>
      <w:proofErr w:type="gramStart"/>
      <w:r>
        <w:t>with the exception of</w:t>
      </w:r>
      <w:proofErr w:type="gramEnd"/>
      <w:r>
        <w:t xml:space="preserve"> information concerning the duty of confidentiality for the purposes of the Public Administration Act.</w:t>
      </w:r>
    </w:p>
    <w:p w14:paraId="315E4BE5" w14:textId="3490C543" w:rsidR="00E73334" w:rsidRDefault="00D7774C">
      <w:pPr>
        <w:pStyle w:val="Brdtekst"/>
        <w:spacing w:before="158" w:line="259" w:lineRule="auto"/>
        <w:ind w:right="193"/>
      </w:pPr>
      <w:r>
        <w:t>A written final report is prepared including a statement on how the case was managed, as well as relevant</w:t>
      </w:r>
      <w:r>
        <w:rPr>
          <w:spacing w:val="-2"/>
        </w:rPr>
        <w:t xml:space="preserve"> </w:t>
      </w:r>
      <w:r>
        <w:t>documents.</w:t>
      </w:r>
      <w:r>
        <w:rPr>
          <w:spacing w:val="-4"/>
        </w:rPr>
        <w:t xml:space="preserve"> </w:t>
      </w:r>
      <w:r>
        <w:t>Defendants</w:t>
      </w:r>
      <w:r>
        <w:rPr>
          <w:spacing w:val="-1"/>
        </w:rPr>
        <w:t xml:space="preserve"> </w:t>
      </w:r>
      <w:r>
        <w:t>and</w:t>
      </w:r>
      <w:r>
        <w:rPr>
          <w:spacing w:val="-3"/>
        </w:rPr>
        <w:t xml:space="preserve"> </w:t>
      </w:r>
      <w:r>
        <w:t>other</w:t>
      </w:r>
      <w:r>
        <w:rPr>
          <w:spacing w:val="-2"/>
        </w:rPr>
        <w:t xml:space="preserve"> </w:t>
      </w:r>
      <w:r>
        <w:t>parties</w:t>
      </w:r>
      <w:r>
        <w:rPr>
          <w:spacing w:val="-1"/>
        </w:rPr>
        <w:t xml:space="preserve"> </w:t>
      </w:r>
      <w:r>
        <w:t>to</w:t>
      </w:r>
      <w:r>
        <w:rPr>
          <w:spacing w:val="-3"/>
        </w:rPr>
        <w:t xml:space="preserve"> </w:t>
      </w:r>
      <w:r>
        <w:t>the</w:t>
      </w:r>
      <w:r>
        <w:rPr>
          <w:spacing w:val="-1"/>
        </w:rPr>
        <w:t xml:space="preserve"> </w:t>
      </w:r>
      <w:r>
        <w:t>case</w:t>
      </w:r>
      <w:r>
        <w:rPr>
          <w:spacing w:val="-4"/>
        </w:rPr>
        <w:t xml:space="preserve"> </w:t>
      </w:r>
      <w:r>
        <w:t>are</w:t>
      </w:r>
      <w:r>
        <w:rPr>
          <w:spacing w:val="-1"/>
        </w:rPr>
        <w:t xml:space="preserve"> </w:t>
      </w:r>
      <w:r>
        <w:t>given</w:t>
      </w:r>
      <w:r>
        <w:rPr>
          <w:spacing w:val="-4"/>
        </w:rPr>
        <w:t xml:space="preserve"> </w:t>
      </w:r>
      <w:r>
        <w:t>the</w:t>
      </w:r>
      <w:r>
        <w:rPr>
          <w:spacing w:val="-2"/>
        </w:rPr>
        <w:t xml:space="preserve"> </w:t>
      </w:r>
      <w:r>
        <w:t>right</w:t>
      </w:r>
      <w:r>
        <w:rPr>
          <w:spacing w:val="-4"/>
        </w:rPr>
        <w:t xml:space="preserve"> </w:t>
      </w:r>
      <w:r>
        <w:t>to</w:t>
      </w:r>
      <w:r>
        <w:rPr>
          <w:spacing w:val="-1"/>
        </w:rPr>
        <w:t xml:space="preserve"> </w:t>
      </w:r>
      <w:r>
        <w:t>comment</w:t>
      </w:r>
      <w:r>
        <w:rPr>
          <w:spacing w:val="-4"/>
        </w:rPr>
        <w:t xml:space="preserve"> </w:t>
      </w:r>
      <w:r>
        <w:t>on</w:t>
      </w:r>
      <w:r>
        <w:rPr>
          <w:spacing w:val="-5"/>
        </w:rPr>
        <w:t xml:space="preserve"> </w:t>
      </w:r>
      <w:r>
        <w:t>the final report's fact description</w:t>
      </w:r>
      <w:r w:rsidR="00033E17">
        <w:t>.</w:t>
      </w:r>
    </w:p>
    <w:p w14:paraId="099252CE" w14:textId="77777777" w:rsidR="00E73334" w:rsidRDefault="00D7774C">
      <w:pPr>
        <w:pStyle w:val="Brdtekst"/>
        <w:spacing w:before="160" w:line="259" w:lineRule="auto"/>
      </w:pPr>
      <w:r>
        <w:t>When the Integrity Commission (FRU) has concluded a case, the final statement is sent to CMI. The institute</w:t>
      </w:r>
      <w:r>
        <w:rPr>
          <w:spacing w:val="-4"/>
        </w:rPr>
        <w:t xml:space="preserve"> </w:t>
      </w:r>
      <w:r>
        <w:t>will</w:t>
      </w:r>
      <w:r>
        <w:rPr>
          <w:spacing w:val="-3"/>
        </w:rPr>
        <w:t xml:space="preserve"> </w:t>
      </w:r>
      <w:r>
        <w:t>follow-up</w:t>
      </w:r>
      <w:r>
        <w:rPr>
          <w:spacing w:val="-3"/>
        </w:rPr>
        <w:t xml:space="preserve"> </w:t>
      </w:r>
      <w:r>
        <w:t>in</w:t>
      </w:r>
      <w:r>
        <w:rPr>
          <w:spacing w:val="-3"/>
        </w:rPr>
        <w:t xml:space="preserve"> </w:t>
      </w:r>
      <w:r>
        <w:t>accordance</w:t>
      </w:r>
      <w:r>
        <w:rPr>
          <w:spacing w:val="-2"/>
        </w:rPr>
        <w:t xml:space="preserve"> </w:t>
      </w:r>
      <w:r>
        <w:t>with</w:t>
      </w:r>
      <w:r>
        <w:rPr>
          <w:spacing w:val="-3"/>
        </w:rPr>
        <w:t xml:space="preserve"> </w:t>
      </w:r>
      <w:r>
        <w:t>its</w:t>
      </w:r>
      <w:r>
        <w:rPr>
          <w:spacing w:val="-2"/>
        </w:rPr>
        <w:t xml:space="preserve"> </w:t>
      </w:r>
      <w:r>
        <w:t>procedures</w:t>
      </w:r>
      <w:r>
        <w:rPr>
          <w:spacing w:val="-3"/>
        </w:rPr>
        <w:t xml:space="preserve"> </w:t>
      </w:r>
      <w:r>
        <w:t>for</w:t>
      </w:r>
      <w:r>
        <w:rPr>
          <w:spacing w:val="-3"/>
        </w:rPr>
        <w:t xml:space="preserve"> </w:t>
      </w:r>
      <w:r>
        <w:t>dealing</w:t>
      </w:r>
      <w:r>
        <w:rPr>
          <w:spacing w:val="-5"/>
        </w:rPr>
        <w:t xml:space="preserve"> </w:t>
      </w:r>
      <w:r>
        <w:t>with</w:t>
      </w:r>
      <w:r>
        <w:rPr>
          <w:spacing w:val="-2"/>
        </w:rPr>
        <w:t xml:space="preserve"> </w:t>
      </w:r>
      <w:r>
        <w:t>research</w:t>
      </w:r>
      <w:r>
        <w:rPr>
          <w:spacing w:val="-3"/>
        </w:rPr>
        <w:t xml:space="preserve"> </w:t>
      </w:r>
      <w:r>
        <w:t>ethics</w:t>
      </w:r>
      <w:r>
        <w:rPr>
          <w:spacing w:val="-4"/>
        </w:rPr>
        <w:t xml:space="preserve"> </w:t>
      </w:r>
      <w:r>
        <w:t>misconducts.</w:t>
      </w:r>
    </w:p>
    <w:p w14:paraId="4D7F6EAB" w14:textId="77777777" w:rsidR="00E73334" w:rsidRDefault="00D7774C">
      <w:pPr>
        <w:pStyle w:val="Overskrift2"/>
        <w:spacing w:before="162"/>
      </w:pPr>
      <w:bookmarkStart w:id="39" w:name="_bookmark19"/>
      <w:bookmarkStart w:id="40" w:name="_Toc129871214"/>
      <w:bookmarkEnd w:id="39"/>
      <w:r>
        <w:rPr>
          <w:color w:val="2E5395"/>
        </w:rPr>
        <w:t>Final</w:t>
      </w:r>
      <w:r>
        <w:rPr>
          <w:color w:val="2E5395"/>
          <w:spacing w:val="-5"/>
        </w:rPr>
        <w:t xml:space="preserve"> </w:t>
      </w:r>
      <w:r>
        <w:rPr>
          <w:color w:val="2E5395"/>
          <w:spacing w:val="-2"/>
        </w:rPr>
        <w:t>statement</w:t>
      </w:r>
      <w:bookmarkEnd w:id="40"/>
    </w:p>
    <w:p w14:paraId="2CC57B0D" w14:textId="77777777" w:rsidR="00E73334" w:rsidRDefault="00D7774C">
      <w:pPr>
        <w:pStyle w:val="Brdtekst"/>
        <w:spacing w:before="23" w:line="259" w:lineRule="auto"/>
        <w:ind w:right="193"/>
      </w:pPr>
      <w:r>
        <w:t>Once</w:t>
      </w:r>
      <w:r>
        <w:rPr>
          <w:spacing w:val="-2"/>
        </w:rPr>
        <w:t xml:space="preserve"> </w:t>
      </w:r>
      <w:r>
        <w:t>a</w:t>
      </w:r>
      <w:r>
        <w:rPr>
          <w:spacing w:val="-4"/>
        </w:rPr>
        <w:t xml:space="preserve"> </w:t>
      </w:r>
      <w:r>
        <w:t>case</w:t>
      </w:r>
      <w:r>
        <w:rPr>
          <w:spacing w:val="-4"/>
        </w:rPr>
        <w:t xml:space="preserve"> </w:t>
      </w:r>
      <w:r>
        <w:t>is</w:t>
      </w:r>
      <w:r>
        <w:rPr>
          <w:spacing w:val="-2"/>
        </w:rPr>
        <w:t xml:space="preserve"> </w:t>
      </w:r>
      <w:r>
        <w:t>concluded,</w:t>
      </w:r>
      <w:r>
        <w:rPr>
          <w:spacing w:val="-2"/>
        </w:rPr>
        <w:t xml:space="preserve"> </w:t>
      </w:r>
      <w:r>
        <w:t>after</w:t>
      </w:r>
      <w:r>
        <w:rPr>
          <w:spacing w:val="-2"/>
        </w:rPr>
        <w:t xml:space="preserve"> </w:t>
      </w:r>
      <w:r>
        <w:t>a</w:t>
      </w:r>
      <w:r>
        <w:rPr>
          <w:spacing w:val="-2"/>
        </w:rPr>
        <w:t xml:space="preserve"> </w:t>
      </w:r>
      <w:r>
        <w:t>preliminary</w:t>
      </w:r>
      <w:r>
        <w:rPr>
          <w:spacing w:val="-2"/>
        </w:rPr>
        <w:t xml:space="preserve"> </w:t>
      </w:r>
      <w:r>
        <w:t>investigation,</w:t>
      </w:r>
      <w:r>
        <w:rPr>
          <w:spacing w:val="-2"/>
        </w:rPr>
        <w:t xml:space="preserve"> </w:t>
      </w:r>
      <w:r>
        <w:t>an</w:t>
      </w:r>
      <w:r>
        <w:rPr>
          <w:spacing w:val="-2"/>
        </w:rPr>
        <w:t xml:space="preserve"> </w:t>
      </w:r>
      <w:r>
        <w:t>investigation,</w:t>
      </w:r>
      <w:r>
        <w:rPr>
          <w:spacing w:val="-5"/>
        </w:rPr>
        <w:t xml:space="preserve"> </w:t>
      </w:r>
      <w:r>
        <w:t>or</w:t>
      </w:r>
      <w:r>
        <w:rPr>
          <w:spacing w:val="-5"/>
        </w:rPr>
        <w:t xml:space="preserve"> </w:t>
      </w:r>
      <w:r>
        <w:t>an</w:t>
      </w:r>
      <w:r>
        <w:rPr>
          <w:spacing w:val="-5"/>
        </w:rPr>
        <w:t xml:space="preserve"> </w:t>
      </w:r>
      <w:r>
        <w:t>investigation</w:t>
      </w:r>
      <w:r>
        <w:rPr>
          <w:spacing w:val="-3"/>
        </w:rPr>
        <w:t xml:space="preserve"> </w:t>
      </w:r>
      <w:r>
        <w:t>by</w:t>
      </w:r>
      <w:r>
        <w:rPr>
          <w:spacing w:val="-2"/>
        </w:rPr>
        <w:t xml:space="preserve"> </w:t>
      </w:r>
      <w:r>
        <w:t>the Integrity Commission (FRU), the management will release a final</w:t>
      </w:r>
      <w:r>
        <w:rPr>
          <w:spacing w:val="-1"/>
        </w:rPr>
        <w:t xml:space="preserve"> </w:t>
      </w:r>
      <w:r>
        <w:t>statement on the case, informing</w:t>
      </w:r>
      <w:r>
        <w:rPr>
          <w:spacing w:val="-1"/>
        </w:rPr>
        <w:t xml:space="preserve"> </w:t>
      </w:r>
      <w:r>
        <w:t xml:space="preserve">on whether the defending researcher has indeed breached research ethics norms, whether systemic failures within CMI have been identified, and whether research publications must be corrected or </w:t>
      </w:r>
      <w:r>
        <w:rPr>
          <w:spacing w:val="-2"/>
        </w:rPr>
        <w:t>retracted.</w:t>
      </w:r>
    </w:p>
    <w:p w14:paraId="2F0E6EE6" w14:textId="77777777" w:rsidR="00E73334" w:rsidRDefault="00D7774C">
      <w:pPr>
        <w:pStyle w:val="Overskrift2"/>
        <w:spacing w:before="161"/>
      </w:pPr>
      <w:bookmarkStart w:id="41" w:name="_bookmark20"/>
      <w:bookmarkStart w:id="42" w:name="_Toc129871215"/>
      <w:bookmarkEnd w:id="41"/>
      <w:r>
        <w:rPr>
          <w:color w:val="2E5395"/>
          <w:spacing w:val="-2"/>
        </w:rPr>
        <w:t>Appeal</w:t>
      </w:r>
      <w:bookmarkEnd w:id="42"/>
    </w:p>
    <w:p w14:paraId="57C14AD7" w14:textId="77777777" w:rsidR="00E73334" w:rsidRDefault="00D7774C">
      <w:pPr>
        <w:pStyle w:val="Brdtekst"/>
        <w:spacing w:before="23" w:line="259" w:lineRule="auto"/>
        <w:ind w:right="217"/>
      </w:pPr>
      <w:r>
        <w:t>CMI’s</w:t>
      </w:r>
      <w:r>
        <w:rPr>
          <w:spacing w:val="-4"/>
        </w:rPr>
        <w:t xml:space="preserve"> </w:t>
      </w:r>
      <w:r>
        <w:t>management</w:t>
      </w:r>
      <w:r>
        <w:rPr>
          <w:spacing w:val="-3"/>
        </w:rPr>
        <w:t xml:space="preserve"> </w:t>
      </w:r>
      <w:r>
        <w:t>shall</w:t>
      </w:r>
      <w:r>
        <w:rPr>
          <w:spacing w:val="-1"/>
        </w:rPr>
        <w:t xml:space="preserve"> </w:t>
      </w:r>
      <w:r>
        <w:t>inform</w:t>
      </w:r>
      <w:r>
        <w:rPr>
          <w:spacing w:val="-3"/>
        </w:rPr>
        <w:t xml:space="preserve"> </w:t>
      </w:r>
      <w:r>
        <w:t>the</w:t>
      </w:r>
      <w:r>
        <w:rPr>
          <w:spacing w:val="-3"/>
        </w:rPr>
        <w:t xml:space="preserve"> </w:t>
      </w:r>
      <w:r>
        <w:t>National</w:t>
      </w:r>
      <w:r>
        <w:rPr>
          <w:spacing w:val="-4"/>
        </w:rPr>
        <w:t xml:space="preserve"> </w:t>
      </w:r>
      <w:r>
        <w:t>Commission</w:t>
      </w:r>
      <w:r>
        <w:rPr>
          <w:spacing w:val="-2"/>
        </w:rPr>
        <w:t xml:space="preserve"> </w:t>
      </w:r>
      <w:r>
        <w:t>for</w:t>
      </w:r>
      <w:r>
        <w:rPr>
          <w:spacing w:val="-4"/>
        </w:rPr>
        <w:t xml:space="preserve"> </w:t>
      </w:r>
      <w:r>
        <w:t>the</w:t>
      </w:r>
      <w:r>
        <w:rPr>
          <w:spacing w:val="-3"/>
        </w:rPr>
        <w:t xml:space="preserve"> </w:t>
      </w:r>
      <w:r>
        <w:t>Investigation</w:t>
      </w:r>
      <w:r>
        <w:rPr>
          <w:spacing w:val="-5"/>
        </w:rPr>
        <w:t xml:space="preserve"> </w:t>
      </w:r>
      <w:r>
        <w:t>of</w:t>
      </w:r>
      <w:r>
        <w:rPr>
          <w:spacing w:val="-6"/>
        </w:rPr>
        <w:t xml:space="preserve"> </w:t>
      </w:r>
      <w:r>
        <w:t>Research</w:t>
      </w:r>
      <w:r>
        <w:rPr>
          <w:spacing w:val="-1"/>
        </w:rPr>
        <w:t xml:space="preserve"> </w:t>
      </w:r>
      <w:r>
        <w:t>Misconduct if severe breaches of research ethics norms have been identified.</w:t>
      </w:r>
    </w:p>
    <w:p w14:paraId="2D60F96A" w14:textId="77777777" w:rsidR="00E73334" w:rsidRDefault="00D7774C">
      <w:pPr>
        <w:pStyle w:val="Brdtekst"/>
        <w:spacing w:before="159" w:line="259" w:lineRule="auto"/>
      </w:pPr>
      <w:r>
        <w:t>A</w:t>
      </w:r>
      <w:r>
        <w:rPr>
          <w:spacing w:val="-2"/>
        </w:rPr>
        <w:t xml:space="preserve"> </w:t>
      </w:r>
      <w:r>
        <w:t>defendant</w:t>
      </w:r>
      <w:r>
        <w:rPr>
          <w:spacing w:val="-2"/>
        </w:rPr>
        <w:t xml:space="preserve"> </w:t>
      </w:r>
      <w:r>
        <w:t>who</w:t>
      </w:r>
      <w:r>
        <w:rPr>
          <w:spacing w:val="-1"/>
        </w:rPr>
        <w:t xml:space="preserve"> </w:t>
      </w:r>
      <w:r>
        <w:t>has</w:t>
      </w:r>
      <w:r>
        <w:rPr>
          <w:spacing w:val="-5"/>
        </w:rPr>
        <w:t xml:space="preserve"> </w:t>
      </w:r>
      <w:r>
        <w:t>been</w:t>
      </w:r>
      <w:r>
        <w:rPr>
          <w:spacing w:val="-5"/>
        </w:rPr>
        <w:t xml:space="preserve"> </w:t>
      </w:r>
      <w:r>
        <w:t>recognized</w:t>
      </w:r>
      <w:r>
        <w:rPr>
          <w:spacing w:val="-4"/>
        </w:rPr>
        <w:t xml:space="preserve"> </w:t>
      </w:r>
      <w:r>
        <w:t>of</w:t>
      </w:r>
      <w:r>
        <w:rPr>
          <w:spacing w:val="-2"/>
        </w:rPr>
        <w:t xml:space="preserve"> </w:t>
      </w:r>
      <w:r>
        <w:t>having</w:t>
      </w:r>
      <w:r>
        <w:rPr>
          <w:spacing w:val="-3"/>
        </w:rPr>
        <w:t xml:space="preserve"> </w:t>
      </w:r>
      <w:r>
        <w:t>breached</w:t>
      </w:r>
      <w:r>
        <w:rPr>
          <w:spacing w:val="-2"/>
        </w:rPr>
        <w:t xml:space="preserve"> </w:t>
      </w:r>
      <w:r>
        <w:t>research</w:t>
      </w:r>
      <w:r>
        <w:rPr>
          <w:spacing w:val="-2"/>
        </w:rPr>
        <w:t xml:space="preserve"> </w:t>
      </w:r>
      <w:r>
        <w:t>ethics</w:t>
      </w:r>
      <w:r>
        <w:rPr>
          <w:spacing w:val="-2"/>
        </w:rPr>
        <w:t xml:space="preserve"> </w:t>
      </w:r>
      <w:r>
        <w:t>norms</w:t>
      </w:r>
      <w:r>
        <w:rPr>
          <w:spacing w:val="-7"/>
        </w:rPr>
        <w:t xml:space="preserve"> </w:t>
      </w:r>
      <w:r>
        <w:t>may</w:t>
      </w:r>
      <w:r>
        <w:rPr>
          <w:spacing w:val="-4"/>
        </w:rPr>
        <w:t xml:space="preserve"> </w:t>
      </w:r>
      <w:r>
        <w:t>appeal</w:t>
      </w:r>
      <w:r>
        <w:rPr>
          <w:spacing w:val="-2"/>
        </w:rPr>
        <w:t xml:space="preserve"> </w:t>
      </w:r>
      <w:r>
        <w:t>to</w:t>
      </w:r>
      <w:r>
        <w:rPr>
          <w:spacing w:val="-3"/>
        </w:rPr>
        <w:t xml:space="preserve"> </w:t>
      </w:r>
      <w:r>
        <w:t>the National Commission for the Investigation of Research Misconduct. The National Commission’s conclusions are final.</w:t>
      </w:r>
    </w:p>
    <w:p w14:paraId="7C4D3324" w14:textId="77777777" w:rsidR="00E73334" w:rsidRDefault="00D7774C">
      <w:pPr>
        <w:pStyle w:val="Overskrift2"/>
        <w:spacing w:before="163"/>
      </w:pPr>
      <w:bookmarkStart w:id="43" w:name="_bookmark21"/>
      <w:bookmarkStart w:id="44" w:name="_Toc129871216"/>
      <w:bookmarkEnd w:id="43"/>
      <w:r>
        <w:rPr>
          <w:color w:val="2E5395"/>
          <w:spacing w:val="-2"/>
        </w:rPr>
        <w:t>Sanctions</w:t>
      </w:r>
      <w:bookmarkEnd w:id="44"/>
    </w:p>
    <w:p w14:paraId="38AFF1E7" w14:textId="77777777" w:rsidR="00E73334" w:rsidRDefault="00D7774C">
      <w:pPr>
        <w:pStyle w:val="Brdtekst"/>
        <w:spacing w:before="23"/>
      </w:pPr>
      <w:r>
        <w:t>Research</w:t>
      </w:r>
      <w:r>
        <w:rPr>
          <w:spacing w:val="-6"/>
        </w:rPr>
        <w:t xml:space="preserve"> </w:t>
      </w:r>
      <w:r>
        <w:t>misconducts</w:t>
      </w:r>
      <w:r>
        <w:rPr>
          <w:spacing w:val="-3"/>
        </w:rPr>
        <w:t xml:space="preserve"> </w:t>
      </w:r>
      <w:r>
        <w:t>will</w:t>
      </w:r>
      <w:r>
        <w:rPr>
          <w:spacing w:val="-6"/>
        </w:rPr>
        <w:t xml:space="preserve"> </w:t>
      </w:r>
      <w:r>
        <w:t>be</w:t>
      </w:r>
      <w:r>
        <w:rPr>
          <w:spacing w:val="-2"/>
        </w:rPr>
        <w:t xml:space="preserve"> </w:t>
      </w:r>
      <w:r>
        <w:t>sanctioned.</w:t>
      </w:r>
      <w:r>
        <w:rPr>
          <w:spacing w:val="-5"/>
        </w:rPr>
        <w:t xml:space="preserve"> </w:t>
      </w:r>
      <w:r>
        <w:t>Sanctions</w:t>
      </w:r>
      <w:r>
        <w:rPr>
          <w:spacing w:val="-3"/>
        </w:rPr>
        <w:t xml:space="preserve"> </w:t>
      </w:r>
      <w:r>
        <w:t>shall</w:t>
      </w:r>
      <w:r>
        <w:rPr>
          <w:spacing w:val="-4"/>
        </w:rPr>
        <w:t xml:space="preserve"> </w:t>
      </w:r>
      <w:r>
        <w:t>be</w:t>
      </w:r>
      <w:r>
        <w:rPr>
          <w:spacing w:val="-4"/>
        </w:rPr>
        <w:t xml:space="preserve"> </w:t>
      </w:r>
      <w:r>
        <w:t>decided</w:t>
      </w:r>
      <w:r>
        <w:rPr>
          <w:spacing w:val="-4"/>
        </w:rPr>
        <w:t xml:space="preserve"> </w:t>
      </w:r>
      <w:r>
        <w:t>by</w:t>
      </w:r>
      <w:r>
        <w:rPr>
          <w:spacing w:val="-4"/>
        </w:rPr>
        <w:t xml:space="preserve"> </w:t>
      </w:r>
      <w:r>
        <w:t>CMI’s</w:t>
      </w:r>
      <w:r>
        <w:rPr>
          <w:spacing w:val="-6"/>
        </w:rPr>
        <w:t xml:space="preserve"> </w:t>
      </w:r>
      <w:r>
        <w:t>management,</w:t>
      </w:r>
      <w:r>
        <w:rPr>
          <w:spacing w:val="-3"/>
        </w:rPr>
        <w:t xml:space="preserve"> </w:t>
      </w:r>
      <w:proofErr w:type="gramStart"/>
      <w:r>
        <w:rPr>
          <w:spacing w:val="-2"/>
        </w:rPr>
        <w:t>depending</w:t>
      </w:r>
      <w:proofErr w:type="gramEnd"/>
    </w:p>
    <w:p w14:paraId="50DFEE47" w14:textId="77777777" w:rsidR="00E73334" w:rsidRDefault="00D7774C">
      <w:pPr>
        <w:pStyle w:val="Brdtekst"/>
        <w:spacing w:before="22"/>
      </w:pPr>
      <w:r>
        <w:t>on</w:t>
      </w:r>
      <w:r>
        <w:rPr>
          <w:spacing w:val="-6"/>
        </w:rPr>
        <w:t xml:space="preserve"> </w:t>
      </w:r>
      <w:r>
        <w:t>the</w:t>
      </w:r>
      <w:r>
        <w:rPr>
          <w:spacing w:val="-4"/>
        </w:rPr>
        <w:t xml:space="preserve"> </w:t>
      </w:r>
      <w:r>
        <w:t>severity</w:t>
      </w:r>
      <w:r>
        <w:rPr>
          <w:spacing w:val="-4"/>
        </w:rPr>
        <w:t xml:space="preserve"> </w:t>
      </w:r>
      <w:r>
        <w:t>of</w:t>
      </w:r>
      <w:r>
        <w:rPr>
          <w:spacing w:val="-3"/>
        </w:rPr>
        <w:t xml:space="preserve"> </w:t>
      </w:r>
      <w:r>
        <w:t>the</w:t>
      </w:r>
      <w:r>
        <w:rPr>
          <w:spacing w:val="-4"/>
        </w:rPr>
        <w:t xml:space="preserve"> </w:t>
      </w:r>
      <w:r>
        <w:t>misconducts,</w:t>
      </w:r>
      <w:r>
        <w:rPr>
          <w:spacing w:val="-2"/>
        </w:rPr>
        <w:t xml:space="preserve"> </w:t>
      </w:r>
      <w:r>
        <w:t>as</w:t>
      </w:r>
      <w:r>
        <w:rPr>
          <w:spacing w:val="-4"/>
        </w:rPr>
        <w:t xml:space="preserve"> </w:t>
      </w:r>
      <w:r>
        <w:t>part</w:t>
      </w:r>
      <w:r>
        <w:rPr>
          <w:spacing w:val="-6"/>
        </w:rPr>
        <w:t xml:space="preserve"> </w:t>
      </w:r>
      <w:r>
        <w:t>of</w:t>
      </w:r>
      <w:r>
        <w:rPr>
          <w:spacing w:val="-4"/>
        </w:rPr>
        <w:t xml:space="preserve"> </w:t>
      </w:r>
      <w:r>
        <w:t>the</w:t>
      </w:r>
      <w:r>
        <w:rPr>
          <w:spacing w:val="-2"/>
        </w:rPr>
        <w:t xml:space="preserve"> </w:t>
      </w:r>
      <w:r>
        <w:t>employer-employee</w:t>
      </w:r>
      <w:r>
        <w:rPr>
          <w:spacing w:val="-4"/>
        </w:rPr>
        <w:t xml:space="preserve"> </w:t>
      </w:r>
      <w:r>
        <w:rPr>
          <w:spacing w:val="-2"/>
        </w:rPr>
        <w:t>relationship.</w:t>
      </w:r>
    </w:p>
    <w:sectPr w:rsidR="00E73334">
      <w:pgSz w:w="12240" w:h="15840"/>
      <w:pgMar w:top="140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264E4" w14:textId="77777777" w:rsidR="007C256C" w:rsidRDefault="007C256C" w:rsidP="00AB1395">
      <w:r>
        <w:separator/>
      </w:r>
    </w:p>
  </w:endnote>
  <w:endnote w:type="continuationSeparator" w:id="0">
    <w:p w14:paraId="2FD3B246" w14:textId="77777777" w:rsidR="007C256C" w:rsidRDefault="007C256C" w:rsidP="00AB1395">
      <w:r>
        <w:continuationSeparator/>
      </w:r>
    </w:p>
  </w:endnote>
  <w:endnote w:type="continuationNotice" w:id="1">
    <w:p w14:paraId="0CE07F7A" w14:textId="77777777" w:rsidR="007C256C" w:rsidRDefault="007C25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C004B" w14:textId="77777777" w:rsidR="007C256C" w:rsidRDefault="007C256C" w:rsidP="00AB1395">
      <w:r>
        <w:separator/>
      </w:r>
    </w:p>
  </w:footnote>
  <w:footnote w:type="continuationSeparator" w:id="0">
    <w:p w14:paraId="342C6E52" w14:textId="77777777" w:rsidR="007C256C" w:rsidRDefault="007C256C" w:rsidP="00AB1395">
      <w:r>
        <w:continuationSeparator/>
      </w:r>
    </w:p>
  </w:footnote>
  <w:footnote w:type="continuationNotice" w:id="1">
    <w:p w14:paraId="0115EF41" w14:textId="77777777" w:rsidR="007C256C" w:rsidRDefault="007C256C"/>
  </w:footnote>
  <w:footnote w:id="2">
    <w:p w14:paraId="4291DE67" w14:textId="77777777" w:rsidR="00AB1395" w:rsidRDefault="00AB1395" w:rsidP="00AB1395">
      <w:pPr>
        <w:spacing w:before="100"/>
        <w:ind w:left="100"/>
        <w:rPr>
          <w:sz w:val="20"/>
        </w:rPr>
      </w:pPr>
      <w:r>
        <w:rPr>
          <w:rStyle w:val="Fotnotereferanse"/>
        </w:rPr>
        <w:footnoteRef/>
      </w:r>
      <w:r>
        <w:t xml:space="preserve"> </w:t>
      </w:r>
      <w:r>
        <w:rPr>
          <w:sz w:val="20"/>
        </w:rPr>
        <w:t>The</w:t>
      </w:r>
      <w:r>
        <w:rPr>
          <w:spacing w:val="-6"/>
          <w:sz w:val="20"/>
        </w:rPr>
        <w:t xml:space="preserve"> </w:t>
      </w:r>
      <w:r>
        <w:rPr>
          <w:sz w:val="20"/>
        </w:rPr>
        <w:t>NESH</w:t>
      </w:r>
      <w:r>
        <w:rPr>
          <w:spacing w:val="-5"/>
          <w:sz w:val="20"/>
        </w:rPr>
        <w:t xml:space="preserve"> </w:t>
      </w:r>
      <w:r>
        <w:rPr>
          <w:sz w:val="20"/>
        </w:rPr>
        <w:t>guidelines</w:t>
      </w:r>
      <w:r>
        <w:rPr>
          <w:spacing w:val="-5"/>
          <w:sz w:val="20"/>
        </w:rPr>
        <w:t xml:space="preserve"> </w:t>
      </w:r>
      <w:r>
        <w:rPr>
          <w:sz w:val="20"/>
        </w:rPr>
        <w:t>can</w:t>
      </w:r>
      <w:r>
        <w:rPr>
          <w:spacing w:val="-5"/>
          <w:sz w:val="20"/>
        </w:rPr>
        <w:t xml:space="preserve"> </w:t>
      </w:r>
      <w:r>
        <w:rPr>
          <w:sz w:val="20"/>
        </w:rPr>
        <w:t>be</w:t>
      </w:r>
      <w:r>
        <w:rPr>
          <w:spacing w:val="-6"/>
          <w:sz w:val="20"/>
        </w:rPr>
        <w:t xml:space="preserve"> </w:t>
      </w:r>
      <w:r>
        <w:rPr>
          <w:sz w:val="20"/>
        </w:rPr>
        <w:t>accessed</w:t>
      </w:r>
      <w:r>
        <w:rPr>
          <w:spacing w:val="-5"/>
          <w:sz w:val="20"/>
        </w:rPr>
        <w:t xml:space="preserve"> </w:t>
      </w:r>
      <w:r>
        <w:rPr>
          <w:sz w:val="20"/>
        </w:rPr>
        <w:t>at</w:t>
      </w:r>
      <w:r>
        <w:rPr>
          <w:spacing w:val="-2"/>
          <w:sz w:val="20"/>
        </w:rPr>
        <w:t xml:space="preserve"> </w:t>
      </w:r>
      <w:hyperlink r:id="rId1">
        <w:r>
          <w:rPr>
            <w:color w:val="0462C1"/>
            <w:sz w:val="20"/>
            <w:u w:val="single" w:color="0462C1"/>
          </w:rPr>
          <w:t>https://www.etikkom.no/globalassets/documents/english-</w:t>
        </w:r>
      </w:hyperlink>
      <w:r>
        <w:rPr>
          <w:color w:val="0462C1"/>
          <w:sz w:val="20"/>
        </w:rPr>
        <w:t xml:space="preserve"> </w:t>
      </w:r>
      <w:hyperlink r:id="rId2">
        <w:r>
          <w:rPr>
            <w:color w:val="0462C1"/>
            <w:spacing w:val="-2"/>
            <w:sz w:val="20"/>
            <w:u w:val="single" w:color="0462C1"/>
          </w:rPr>
          <w:t>publications/60127_fek_guidelines_nesh_digital_corr.pdf</w:t>
        </w:r>
      </w:hyperlink>
    </w:p>
    <w:p w14:paraId="64518910" w14:textId="710DF360" w:rsidR="00AB1395" w:rsidRDefault="00AB1395">
      <w:pPr>
        <w:pStyle w:val="Fotnoteteks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03736"/>
    <w:multiLevelType w:val="hybridMultilevel"/>
    <w:tmpl w:val="9C32A78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15:restartNumberingAfterBreak="0">
    <w:nsid w:val="2862736C"/>
    <w:multiLevelType w:val="hybridMultilevel"/>
    <w:tmpl w:val="7818BB02"/>
    <w:lvl w:ilvl="0" w:tplc="5888EABA">
      <w:numFmt w:val="bullet"/>
      <w:lvlText w:val="-"/>
      <w:lvlJc w:val="left"/>
      <w:pPr>
        <w:ind w:left="460" w:hanging="360"/>
      </w:pPr>
      <w:rPr>
        <w:rFonts w:ascii="Calibri" w:eastAsia="Calibr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 w15:restartNumberingAfterBreak="0">
    <w:nsid w:val="29AF4AF4"/>
    <w:multiLevelType w:val="hybridMultilevel"/>
    <w:tmpl w:val="920693E2"/>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3" w15:restartNumberingAfterBreak="0">
    <w:nsid w:val="2E995A63"/>
    <w:multiLevelType w:val="hybridMultilevel"/>
    <w:tmpl w:val="B81C8B0E"/>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4" w15:restartNumberingAfterBreak="0">
    <w:nsid w:val="317D57F9"/>
    <w:multiLevelType w:val="hybridMultilevel"/>
    <w:tmpl w:val="F8800A80"/>
    <w:lvl w:ilvl="0" w:tplc="0F1C179A">
      <w:numFmt w:val="bullet"/>
      <w:lvlText w:val="-"/>
      <w:lvlJc w:val="left"/>
      <w:pPr>
        <w:ind w:left="460" w:hanging="360"/>
      </w:pPr>
      <w:rPr>
        <w:rFonts w:ascii="Calibri" w:eastAsia="Calibri" w:hAnsi="Calibri" w:cs="Calibri"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5" w15:restartNumberingAfterBreak="0">
    <w:nsid w:val="710C2B15"/>
    <w:multiLevelType w:val="hybridMultilevel"/>
    <w:tmpl w:val="0414D28C"/>
    <w:lvl w:ilvl="0" w:tplc="BAC22D88">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1" w:tplc="45927B12">
      <w:numFmt w:val="bullet"/>
      <w:lvlText w:val="•"/>
      <w:lvlJc w:val="left"/>
      <w:pPr>
        <w:ind w:left="1696" w:hanging="360"/>
      </w:pPr>
      <w:rPr>
        <w:rFonts w:hint="default"/>
        <w:lang w:val="en-US" w:eastAsia="en-US" w:bidi="ar-SA"/>
      </w:rPr>
    </w:lvl>
    <w:lvl w:ilvl="2" w:tplc="D00AC49A">
      <w:numFmt w:val="bullet"/>
      <w:lvlText w:val="•"/>
      <w:lvlJc w:val="left"/>
      <w:pPr>
        <w:ind w:left="2572" w:hanging="360"/>
      </w:pPr>
      <w:rPr>
        <w:rFonts w:hint="default"/>
        <w:lang w:val="en-US" w:eastAsia="en-US" w:bidi="ar-SA"/>
      </w:rPr>
    </w:lvl>
    <w:lvl w:ilvl="3" w:tplc="D8142BEA">
      <w:numFmt w:val="bullet"/>
      <w:lvlText w:val="•"/>
      <w:lvlJc w:val="left"/>
      <w:pPr>
        <w:ind w:left="3448" w:hanging="360"/>
      </w:pPr>
      <w:rPr>
        <w:rFonts w:hint="default"/>
        <w:lang w:val="en-US" w:eastAsia="en-US" w:bidi="ar-SA"/>
      </w:rPr>
    </w:lvl>
    <w:lvl w:ilvl="4" w:tplc="0E16AE78">
      <w:numFmt w:val="bullet"/>
      <w:lvlText w:val="•"/>
      <w:lvlJc w:val="left"/>
      <w:pPr>
        <w:ind w:left="4324" w:hanging="360"/>
      </w:pPr>
      <w:rPr>
        <w:rFonts w:hint="default"/>
        <w:lang w:val="en-US" w:eastAsia="en-US" w:bidi="ar-SA"/>
      </w:rPr>
    </w:lvl>
    <w:lvl w:ilvl="5" w:tplc="AFEA2F76">
      <w:numFmt w:val="bullet"/>
      <w:lvlText w:val="•"/>
      <w:lvlJc w:val="left"/>
      <w:pPr>
        <w:ind w:left="5200" w:hanging="360"/>
      </w:pPr>
      <w:rPr>
        <w:rFonts w:hint="default"/>
        <w:lang w:val="en-US" w:eastAsia="en-US" w:bidi="ar-SA"/>
      </w:rPr>
    </w:lvl>
    <w:lvl w:ilvl="6" w:tplc="4BC05608">
      <w:numFmt w:val="bullet"/>
      <w:lvlText w:val="•"/>
      <w:lvlJc w:val="left"/>
      <w:pPr>
        <w:ind w:left="6076" w:hanging="360"/>
      </w:pPr>
      <w:rPr>
        <w:rFonts w:hint="default"/>
        <w:lang w:val="en-US" w:eastAsia="en-US" w:bidi="ar-SA"/>
      </w:rPr>
    </w:lvl>
    <w:lvl w:ilvl="7" w:tplc="DAFCA4EC">
      <w:numFmt w:val="bullet"/>
      <w:lvlText w:val="•"/>
      <w:lvlJc w:val="left"/>
      <w:pPr>
        <w:ind w:left="6952" w:hanging="360"/>
      </w:pPr>
      <w:rPr>
        <w:rFonts w:hint="default"/>
        <w:lang w:val="en-US" w:eastAsia="en-US" w:bidi="ar-SA"/>
      </w:rPr>
    </w:lvl>
    <w:lvl w:ilvl="8" w:tplc="681C89D0">
      <w:numFmt w:val="bullet"/>
      <w:lvlText w:val="•"/>
      <w:lvlJc w:val="left"/>
      <w:pPr>
        <w:ind w:left="7828" w:hanging="360"/>
      </w:pPr>
      <w:rPr>
        <w:rFonts w:hint="default"/>
        <w:lang w:val="en-US" w:eastAsia="en-US" w:bidi="ar-SA"/>
      </w:rPr>
    </w:lvl>
  </w:abstractNum>
  <w:abstractNum w:abstractNumId="6" w15:restartNumberingAfterBreak="0">
    <w:nsid w:val="72631CB0"/>
    <w:multiLevelType w:val="hybridMultilevel"/>
    <w:tmpl w:val="70E2FF38"/>
    <w:lvl w:ilvl="0" w:tplc="8D16F6BE">
      <w:numFmt w:val="bullet"/>
      <w:lvlText w:val="•"/>
      <w:lvlJc w:val="left"/>
      <w:pPr>
        <w:ind w:left="820" w:hanging="161"/>
      </w:pPr>
      <w:rPr>
        <w:rFonts w:ascii="Calibri" w:eastAsia="Calibri" w:hAnsi="Calibri" w:cs="Calibri" w:hint="default"/>
        <w:b w:val="0"/>
        <w:bCs w:val="0"/>
        <w:i w:val="0"/>
        <w:iCs w:val="0"/>
        <w:w w:val="100"/>
        <w:sz w:val="22"/>
        <w:szCs w:val="22"/>
        <w:lang w:val="en-US" w:eastAsia="en-US" w:bidi="ar-SA"/>
      </w:rPr>
    </w:lvl>
    <w:lvl w:ilvl="1" w:tplc="9174B18A">
      <w:numFmt w:val="bullet"/>
      <w:lvlText w:val="•"/>
      <w:lvlJc w:val="left"/>
      <w:pPr>
        <w:ind w:left="1696" w:hanging="161"/>
      </w:pPr>
      <w:rPr>
        <w:rFonts w:hint="default"/>
        <w:lang w:val="en-US" w:eastAsia="en-US" w:bidi="ar-SA"/>
      </w:rPr>
    </w:lvl>
    <w:lvl w:ilvl="2" w:tplc="AF446F38">
      <w:numFmt w:val="bullet"/>
      <w:lvlText w:val="•"/>
      <w:lvlJc w:val="left"/>
      <w:pPr>
        <w:ind w:left="2572" w:hanging="161"/>
      </w:pPr>
      <w:rPr>
        <w:rFonts w:hint="default"/>
        <w:lang w:val="en-US" w:eastAsia="en-US" w:bidi="ar-SA"/>
      </w:rPr>
    </w:lvl>
    <w:lvl w:ilvl="3" w:tplc="54407CD0">
      <w:numFmt w:val="bullet"/>
      <w:lvlText w:val="•"/>
      <w:lvlJc w:val="left"/>
      <w:pPr>
        <w:ind w:left="3448" w:hanging="161"/>
      </w:pPr>
      <w:rPr>
        <w:rFonts w:hint="default"/>
        <w:lang w:val="en-US" w:eastAsia="en-US" w:bidi="ar-SA"/>
      </w:rPr>
    </w:lvl>
    <w:lvl w:ilvl="4" w:tplc="C4F2F5EC">
      <w:numFmt w:val="bullet"/>
      <w:lvlText w:val="•"/>
      <w:lvlJc w:val="left"/>
      <w:pPr>
        <w:ind w:left="4324" w:hanging="161"/>
      </w:pPr>
      <w:rPr>
        <w:rFonts w:hint="default"/>
        <w:lang w:val="en-US" w:eastAsia="en-US" w:bidi="ar-SA"/>
      </w:rPr>
    </w:lvl>
    <w:lvl w:ilvl="5" w:tplc="1EF8551E">
      <w:numFmt w:val="bullet"/>
      <w:lvlText w:val="•"/>
      <w:lvlJc w:val="left"/>
      <w:pPr>
        <w:ind w:left="5200" w:hanging="161"/>
      </w:pPr>
      <w:rPr>
        <w:rFonts w:hint="default"/>
        <w:lang w:val="en-US" w:eastAsia="en-US" w:bidi="ar-SA"/>
      </w:rPr>
    </w:lvl>
    <w:lvl w:ilvl="6" w:tplc="FBF202A8">
      <w:numFmt w:val="bullet"/>
      <w:lvlText w:val="•"/>
      <w:lvlJc w:val="left"/>
      <w:pPr>
        <w:ind w:left="6076" w:hanging="161"/>
      </w:pPr>
      <w:rPr>
        <w:rFonts w:hint="default"/>
        <w:lang w:val="en-US" w:eastAsia="en-US" w:bidi="ar-SA"/>
      </w:rPr>
    </w:lvl>
    <w:lvl w:ilvl="7" w:tplc="2D207BF4">
      <w:numFmt w:val="bullet"/>
      <w:lvlText w:val="•"/>
      <w:lvlJc w:val="left"/>
      <w:pPr>
        <w:ind w:left="6952" w:hanging="161"/>
      </w:pPr>
      <w:rPr>
        <w:rFonts w:hint="default"/>
        <w:lang w:val="en-US" w:eastAsia="en-US" w:bidi="ar-SA"/>
      </w:rPr>
    </w:lvl>
    <w:lvl w:ilvl="8" w:tplc="9C529F7C">
      <w:numFmt w:val="bullet"/>
      <w:lvlText w:val="•"/>
      <w:lvlJc w:val="left"/>
      <w:pPr>
        <w:ind w:left="7828" w:hanging="161"/>
      </w:pPr>
      <w:rPr>
        <w:rFonts w:hint="default"/>
        <w:lang w:val="en-US" w:eastAsia="en-US" w:bidi="ar-SA"/>
      </w:rPr>
    </w:lvl>
  </w:abstractNum>
  <w:abstractNum w:abstractNumId="7" w15:restartNumberingAfterBreak="0">
    <w:nsid w:val="73305397"/>
    <w:multiLevelType w:val="hybridMultilevel"/>
    <w:tmpl w:val="FFC85FC6"/>
    <w:lvl w:ilvl="0" w:tplc="8DE88D9A">
      <w:numFmt w:val="bullet"/>
      <w:lvlText w:val=""/>
      <w:lvlJc w:val="left"/>
      <w:pPr>
        <w:ind w:left="820" w:hanging="360"/>
      </w:pPr>
      <w:rPr>
        <w:rFonts w:ascii="Symbol" w:eastAsia="Symbol" w:hAnsi="Symbol" w:cs="Symbol" w:hint="default"/>
        <w:b w:val="0"/>
        <w:bCs w:val="0"/>
        <w:i w:val="0"/>
        <w:iCs w:val="0"/>
        <w:w w:val="100"/>
        <w:sz w:val="22"/>
        <w:szCs w:val="22"/>
        <w:lang w:val="en-US" w:eastAsia="en-US" w:bidi="ar-SA"/>
      </w:rPr>
    </w:lvl>
    <w:lvl w:ilvl="1" w:tplc="B6E4BA96">
      <w:numFmt w:val="bullet"/>
      <w:lvlText w:val="•"/>
      <w:lvlJc w:val="left"/>
      <w:pPr>
        <w:ind w:left="1696" w:hanging="360"/>
      </w:pPr>
      <w:rPr>
        <w:rFonts w:hint="default"/>
        <w:lang w:val="en-US" w:eastAsia="en-US" w:bidi="ar-SA"/>
      </w:rPr>
    </w:lvl>
    <w:lvl w:ilvl="2" w:tplc="812E61A6">
      <w:numFmt w:val="bullet"/>
      <w:lvlText w:val="•"/>
      <w:lvlJc w:val="left"/>
      <w:pPr>
        <w:ind w:left="2572" w:hanging="360"/>
      </w:pPr>
      <w:rPr>
        <w:rFonts w:hint="default"/>
        <w:lang w:val="en-US" w:eastAsia="en-US" w:bidi="ar-SA"/>
      </w:rPr>
    </w:lvl>
    <w:lvl w:ilvl="3" w:tplc="B5DE85BA">
      <w:numFmt w:val="bullet"/>
      <w:lvlText w:val="•"/>
      <w:lvlJc w:val="left"/>
      <w:pPr>
        <w:ind w:left="3448" w:hanging="360"/>
      </w:pPr>
      <w:rPr>
        <w:rFonts w:hint="default"/>
        <w:lang w:val="en-US" w:eastAsia="en-US" w:bidi="ar-SA"/>
      </w:rPr>
    </w:lvl>
    <w:lvl w:ilvl="4" w:tplc="B1D48922">
      <w:numFmt w:val="bullet"/>
      <w:lvlText w:val="•"/>
      <w:lvlJc w:val="left"/>
      <w:pPr>
        <w:ind w:left="4324" w:hanging="360"/>
      </w:pPr>
      <w:rPr>
        <w:rFonts w:hint="default"/>
        <w:lang w:val="en-US" w:eastAsia="en-US" w:bidi="ar-SA"/>
      </w:rPr>
    </w:lvl>
    <w:lvl w:ilvl="5" w:tplc="3F96E13A">
      <w:numFmt w:val="bullet"/>
      <w:lvlText w:val="•"/>
      <w:lvlJc w:val="left"/>
      <w:pPr>
        <w:ind w:left="5200" w:hanging="360"/>
      </w:pPr>
      <w:rPr>
        <w:rFonts w:hint="default"/>
        <w:lang w:val="en-US" w:eastAsia="en-US" w:bidi="ar-SA"/>
      </w:rPr>
    </w:lvl>
    <w:lvl w:ilvl="6" w:tplc="EE7E08A8">
      <w:numFmt w:val="bullet"/>
      <w:lvlText w:val="•"/>
      <w:lvlJc w:val="left"/>
      <w:pPr>
        <w:ind w:left="6076" w:hanging="360"/>
      </w:pPr>
      <w:rPr>
        <w:rFonts w:hint="default"/>
        <w:lang w:val="en-US" w:eastAsia="en-US" w:bidi="ar-SA"/>
      </w:rPr>
    </w:lvl>
    <w:lvl w:ilvl="7" w:tplc="6E3EA330">
      <w:numFmt w:val="bullet"/>
      <w:lvlText w:val="•"/>
      <w:lvlJc w:val="left"/>
      <w:pPr>
        <w:ind w:left="6952" w:hanging="360"/>
      </w:pPr>
      <w:rPr>
        <w:rFonts w:hint="default"/>
        <w:lang w:val="en-US" w:eastAsia="en-US" w:bidi="ar-SA"/>
      </w:rPr>
    </w:lvl>
    <w:lvl w:ilvl="8" w:tplc="EA487200">
      <w:numFmt w:val="bullet"/>
      <w:lvlText w:val="•"/>
      <w:lvlJc w:val="left"/>
      <w:pPr>
        <w:ind w:left="7828" w:hanging="360"/>
      </w:pPr>
      <w:rPr>
        <w:rFonts w:hint="default"/>
        <w:lang w:val="en-US" w:eastAsia="en-US" w:bidi="ar-SA"/>
      </w:rPr>
    </w:lvl>
  </w:abstractNum>
  <w:num w:numId="1" w16cid:durableId="1477406329">
    <w:abstractNumId w:val="6"/>
  </w:num>
  <w:num w:numId="2" w16cid:durableId="1787311697">
    <w:abstractNumId w:val="7"/>
  </w:num>
  <w:num w:numId="3" w16cid:durableId="1550529076">
    <w:abstractNumId w:val="5"/>
  </w:num>
  <w:num w:numId="4" w16cid:durableId="1827698749">
    <w:abstractNumId w:val="4"/>
  </w:num>
  <w:num w:numId="5" w16cid:durableId="1804420288">
    <w:abstractNumId w:val="1"/>
  </w:num>
  <w:num w:numId="6" w16cid:durableId="1897086010">
    <w:abstractNumId w:val="3"/>
  </w:num>
  <w:num w:numId="7" w16cid:durableId="430515675">
    <w:abstractNumId w:val="0"/>
  </w:num>
  <w:num w:numId="8" w16cid:durableId="90591345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nna Floysvik">
    <w15:presenceInfo w15:providerId="AD" w15:userId="S::hanna.floysvik@cmi.no::af94126d-5a70-491f-918a-d53d20be6a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334"/>
    <w:rsid w:val="00033E17"/>
    <w:rsid w:val="000B1440"/>
    <w:rsid w:val="0010378B"/>
    <w:rsid w:val="002345CB"/>
    <w:rsid w:val="00395AF4"/>
    <w:rsid w:val="00402A1F"/>
    <w:rsid w:val="00463BCA"/>
    <w:rsid w:val="006B73AB"/>
    <w:rsid w:val="007C256C"/>
    <w:rsid w:val="0080477F"/>
    <w:rsid w:val="00810B74"/>
    <w:rsid w:val="009F0BEB"/>
    <w:rsid w:val="00A71B8D"/>
    <w:rsid w:val="00A75CFB"/>
    <w:rsid w:val="00AB1395"/>
    <w:rsid w:val="00D7774C"/>
    <w:rsid w:val="00DF3183"/>
    <w:rsid w:val="00E237B5"/>
    <w:rsid w:val="00E73334"/>
    <w:rsid w:val="00E91A90"/>
    <w:rsid w:val="6264C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6CAC"/>
  <w15:docId w15:val="{936FB214-CA02-4D7B-BB73-1EAAEF52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Overskrift1">
    <w:name w:val="heading 1"/>
    <w:basedOn w:val="Normal"/>
    <w:uiPriority w:val="9"/>
    <w:qFormat/>
    <w:pPr>
      <w:ind w:left="100"/>
      <w:outlineLvl w:val="0"/>
    </w:pPr>
    <w:rPr>
      <w:rFonts w:ascii="Calibri Light" w:eastAsia="Calibri Light" w:hAnsi="Calibri Light" w:cs="Calibri Light"/>
      <w:sz w:val="32"/>
      <w:szCs w:val="32"/>
    </w:rPr>
  </w:style>
  <w:style w:type="paragraph" w:styleId="Overskrift2">
    <w:name w:val="heading 2"/>
    <w:basedOn w:val="Normal"/>
    <w:uiPriority w:val="9"/>
    <w:unhideWhenUsed/>
    <w:qFormat/>
    <w:pPr>
      <w:ind w:left="100"/>
      <w:outlineLvl w:val="1"/>
    </w:pPr>
    <w:rPr>
      <w:rFonts w:ascii="Calibri Light" w:eastAsia="Calibri Light" w:hAnsi="Calibri Light" w:cs="Calibri Light"/>
      <w:sz w:val="26"/>
      <w:szCs w:val="2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NH1">
    <w:name w:val="toc 1"/>
    <w:basedOn w:val="Normal"/>
    <w:uiPriority w:val="39"/>
    <w:qFormat/>
    <w:pPr>
      <w:spacing w:before="120"/>
      <w:ind w:left="100"/>
    </w:pPr>
  </w:style>
  <w:style w:type="paragraph" w:styleId="INNH2">
    <w:name w:val="toc 2"/>
    <w:basedOn w:val="Normal"/>
    <w:uiPriority w:val="39"/>
    <w:qFormat/>
    <w:pPr>
      <w:spacing w:before="120"/>
      <w:ind w:left="321"/>
    </w:pPr>
  </w:style>
  <w:style w:type="paragraph" w:styleId="Brdtekst">
    <w:name w:val="Body Text"/>
    <w:basedOn w:val="Normal"/>
    <w:uiPriority w:val="1"/>
    <w:qFormat/>
    <w:pPr>
      <w:ind w:left="100"/>
    </w:pPr>
  </w:style>
  <w:style w:type="paragraph" w:styleId="Listeavsnitt">
    <w:name w:val="List Paragraph"/>
    <w:basedOn w:val="Normal"/>
    <w:uiPriority w:val="1"/>
    <w:qFormat/>
    <w:pPr>
      <w:ind w:left="820" w:hanging="161"/>
    </w:pPr>
  </w:style>
  <w:style w:type="paragraph" w:customStyle="1" w:styleId="TableParagraph">
    <w:name w:val="Table Paragraph"/>
    <w:basedOn w:val="Normal"/>
    <w:uiPriority w:val="1"/>
    <w:qFormat/>
    <w:pPr>
      <w:spacing w:line="292" w:lineRule="exact"/>
      <w:ind w:left="108"/>
    </w:pPr>
  </w:style>
  <w:style w:type="paragraph" w:styleId="Revisjon">
    <w:name w:val="Revision"/>
    <w:hidden/>
    <w:uiPriority w:val="99"/>
    <w:semiHidden/>
    <w:rsid w:val="00395AF4"/>
    <w:pPr>
      <w:widowControl/>
      <w:autoSpaceDE/>
      <w:autoSpaceDN/>
    </w:pPr>
    <w:rPr>
      <w:rFonts w:ascii="Calibri" w:eastAsia="Calibri" w:hAnsi="Calibri" w:cs="Calibri"/>
    </w:rPr>
  </w:style>
  <w:style w:type="character" w:styleId="Hyperkobling">
    <w:name w:val="Hyperlink"/>
    <w:basedOn w:val="Standardskriftforavsnitt"/>
    <w:uiPriority w:val="99"/>
    <w:unhideWhenUsed/>
    <w:rsid w:val="00A75CFB"/>
    <w:rPr>
      <w:color w:val="0000FF" w:themeColor="hyperlink"/>
      <w:u w:val="single"/>
    </w:rPr>
  </w:style>
  <w:style w:type="character" w:styleId="Ulstomtale">
    <w:name w:val="Unresolved Mention"/>
    <w:basedOn w:val="Standardskriftforavsnitt"/>
    <w:uiPriority w:val="99"/>
    <w:semiHidden/>
    <w:unhideWhenUsed/>
    <w:rsid w:val="00A75CFB"/>
    <w:rPr>
      <w:color w:val="605E5C"/>
      <w:shd w:val="clear" w:color="auto" w:fill="E1DFDD"/>
    </w:rPr>
  </w:style>
  <w:style w:type="paragraph" w:customStyle="1" w:styleId="mortaga">
    <w:name w:val="mortag_a"/>
    <w:basedOn w:val="Normal"/>
    <w:rsid w:val="00A75CF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Fotnotetekst">
    <w:name w:val="footnote text"/>
    <w:basedOn w:val="Normal"/>
    <w:link w:val="FotnotetekstTegn"/>
    <w:uiPriority w:val="99"/>
    <w:semiHidden/>
    <w:unhideWhenUsed/>
    <w:rsid w:val="00AB1395"/>
    <w:rPr>
      <w:sz w:val="20"/>
      <w:szCs w:val="20"/>
    </w:rPr>
  </w:style>
  <w:style w:type="character" w:customStyle="1" w:styleId="FotnotetekstTegn">
    <w:name w:val="Fotnotetekst Tegn"/>
    <w:basedOn w:val="Standardskriftforavsnitt"/>
    <w:link w:val="Fotnotetekst"/>
    <w:uiPriority w:val="99"/>
    <w:semiHidden/>
    <w:rsid w:val="00AB1395"/>
    <w:rPr>
      <w:rFonts w:ascii="Calibri" w:eastAsia="Calibri" w:hAnsi="Calibri" w:cs="Calibri"/>
      <w:sz w:val="20"/>
      <w:szCs w:val="20"/>
    </w:rPr>
  </w:style>
  <w:style w:type="character" w:styleId="Fotnotereferanse">
    <w:name w:val="footnote reference"/>
    <w:basedOn w:val="Standardskriftforavsnitt"/>
    <w:uiPriority w:val="99"/>
    <w:semiHidden/>
    <w:unhideWhenUsed/>
    <w:rsid w:val="00AB1395"/>
    <w:rPr>
      <w:vertAlign w:val="superscript"/>
    </w:rPr>
  </w:style>
  <w:style w:type="paragraph" w:styleId="Topptekst">
    <w:name w:val="header"/>
    <w:basedOn w:val="Normal"/>
    <w:link w:val="TopptekstTegn"/>
    <w:uiPriority w:val="99"/>
    <w:semiHidden/>
    <w:unhideWhenUsed/>
    <w:rsid w:val="009F0BEB"/>
    <w:pPr>
      <w:tabs>
        <w:tab w:val="center" w:pos="4680"/>
        <w:tab w:val="right" w:pos="9360"/>
      </w:tabs>
    </w:pPr>
  </w:style>
  <w:style w:type="character" w:customStyle="1" w:styleId="TopptekstTegn">
    <w:name w:val="Topptekst Tegn"/>
    <w:basedOn w:val="Standardskriftforavsnitt"/>
    <w:link w:val="Topptekst"/>
    <w:uiPriority w:val="99"/>
    <w:semiHidden/>
    <w:rsid w:val="009F0BEB"/>
    <w:rPr>
      <w:rFonts w:ascii="Calibri" w:eastAsia="Calibri" w:hAnsi="Calibri" w:cs="Calibri"/>
    </w:rPr>
  </w:style>
  <w:style w:type="paragraph" w:styleId="Bunntekst">
    <w:name w:val="footer"/>
    <w:basedOn w:val="Normal"/>
    <w:link w:val="BunntekstTegn"/>
    <w:uiPriority w:val="99"/>
    <w:semiHidden/>
    <w:unhideWhenUsed/>
    <w:rsid w:val="009F0BEB"/>
    <w:pPr>
      <w:tabs>
        <w:tab w:val="center" w:pos="4680"/>
        <w:tab w:val="right" w:pos="9360"/>
      </w:tabs>
    </w:pPr>
  </w:style>
  <w:style w:type="character" w:customStyle="1" w:styleId="BunntekstTegn">
    <w:name w:val="Bunntekst Tegn"/>
    <w:basedOn w:val="Standardskriftforavsnitt"/>
    <w:link w:val="Bunntekst"/>
    <w:uiPriority w:val="99"/>
    <w:semiHidden/>
    <w:rsid w:val="009F0BEB"/>
    <w:rPr>
      <w:rFonts w:ascii="Calibri" w:eastAsia="Calibri" w:hAnsi="Calibri" w:cs="Calibri"/>
    </w:rPr>
  </w:style>
  <w:style w:type="paragraph" w:styleId="NormalWeb">
    <w:name w:val="Normal (Web)"/>
    <w:basedOn w:val="Normal"/>
    <w:uiPriority w:val="99"/>
    <w:semiHidden/>
    <w:unhideWhenUsed/>
    <w:rsid w:val="00DF3183"/>
    <w:pPr>
      <w:widowControl/>
      <w:autoSpaceDE/>
      <w:autoSpaceDN/>
      <w:spacing w:before="100" w:beforeAutospacing="1" w:after="100" w:afterAutospacing="1"/>
    </w:pPr>
    <w:rPr>
      <w:rFonts w:ascii="Times New Roman" w:eastAsia="Times New Roman" w:hAnsi="Times New Roman" w:cs="Times New Roman"/>
      <w:sz w:val="24"/>
      <w:szCs w:val="24"/>
      <w:lang w:val="nb-NO"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48439">
      <w:bodyDiv w:val="1"/>
      <w:marLeft w:val="0"/>
      <w:marRight w:val="0"/>
      <w:marTop w:val="0"/>
      <w:marBottom w:val="0"/>
      <w:divBdr>
        <w:top w:val="none" w:sz="0" w:space="0" w:color="auto"/>
        <w:left w:val="none" w:sz="0" w:space="0" w:color="auto"/>
        <w:bottom w:val="none" w:sz="0" w:space="0" w:color="auto"/>
        <w:right w:val="none" w:sz="0" w:space="0" w:color="auto"/>
      </w:divBdr>
    </w:div>
    <w:div w:id="931165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tikkom.no/globalassets/documents/english-publications/60127_fek_guidelines_nesh_digital_corr.pdf" TargetMode="External"/><Relationship Id="rId18" Type="http://schemas.openxmlformats.org/officeDocument/2006/relationships/diagramData" Target="diagrams/data1.xml"/><Relationship Id="rId26" Type="http://schemas.openxmlformats.org/officeDocument/2006/relationships/diagramLayout" Target="diagrams/layout2.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ettings" Target="settings.xml"/><Relationship Id="rId12" Type="http://schemas.openxmlformats.org/officeDocument/2006/relationships/hyperlink" Target="https://www.etikkom.no/globalassets/documents/english-publications/60127_fek_guidelines_nesh_digital_corr.pdf" TargetMode="External"/><Relationship Id="rId17" Type="http://schemas.openxmlformats.org/officeDocument/2006/relationships/hyperlink" Target="https://nsd.no/nsd/english/" TargetMode="External"/><Relationship Id="rId25" Type="http://schemas.openxmlformats.org/officeDocument/2006/relationships/diagramData" Target="diagrams/data2.xml"/><Relationship Id="rId2" Type="http://schemas.openxmlformats.org/officeDocument/2006/relationships/customXml" Target="../customXml/item2.xml"/><Relationship Id="rId16" Type="http://schemas.openxmlformats.org/officeDocument/2006/relationships/hyperlink" Target="/100562/internal" TargetMode="External"/><Relationship Id="rId20" Type="http://schemas.openxmlformats.org/officeDocument/2006/relationships/diagramQuickStyle" Target="diagrams/quickStyle1.xm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ovdata.no/dokument/NLE/lov/2017-06-16-51" TargetMode="External"/><Relationship Id="rId24" Type="http://schemas.openxmlformats.org/officeDocument/2006/relationships/hyperlink" Target="https://www.etikkom.no/en/our-work/about-us/the-national-commission-for-the-investigation-of-research-misconduct/report-suspicion-of-research-misconduc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etikkom.no/en/" TargetMode="External"/><Relationship Id="rId23" Type="http://schemas.openxmlformats.org/officeDocument/2006/relationships/hyperlink" Target="https://www.etikkom.no/en/our-work/about-us/the-national-commission-for-the-investigation-of-research-misconduct/report-suspicion-of-research-misconduct/" TargetMode="External"/><Relationship Id="rId28" Type="http://schemas.openxmlformats.org/officeDocument/2006/relationships/diagramColors" Target="diagrams/colors2.xml"/><Relationship Id="rId10" Type="http://schemas.openxmlformats.org/officeDocument/2006/relationships/endnotes" Target="endnotes.xml"/><Relationship Id="rId19" Type="http://schemas.openxmlformats.org/officeDocument/2006/relationships/diagramLayout" Target="diagrams/layout1.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etikkom.no/en/" TargetMode="External"/><Relationship Id="rId22" Type="http://schemas.microsoft.com/office/2007/relationships/diagramDrawing" Target="diagrams/drawing1.xml"/><Relationship Id="rId27" Type="http://schemas.openxmlformats.org/officeDocument/2006/relationships/diagramQuickStyle" Target="diagrams/quickStyle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etikkom.no/globalassets/documents/english-publications/60127_fek_guidelines_nesh_digital_corr.pdf" TargetMode="External"/><Relationship Id="rId1" Type="http://schemas.openxmlformats.org/officeDocument/2006/relationships/hyperlink" Target="https://www.etikkom.no/globalassets/documents/english-publications/60127_fek_guidelines_nesh_digital_corr.pdf"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55B011-8EF8-4153-8733-41D75D691CDA}" type="doc">
      <dgm:prSet loTypeId="urn:microsoft.com/office/officeart/2008/layout/HorizontalMultiLevelHierarchy" loCatId="hierarchy" qsTypeId="urn:microsoft.com/office/officeart/2005/8/quickstyle/simple1" qsCatId="simple" csTypeId="urn:microsoft.com/office/officeart/2005/8/colors/colorful4" csCatId="colorful" phldr="1"/>
      <dgm:spPr/>
      <dgm:t>
        <a:bodyPr/>
        <a:lstStyle/>
        <a:p>
          <a:endParaRPr lang="en-US"/>
        </a:p>
      </dgm:t>
    </dgm:pt>
    <dgm:pt modelId="{D9DD0297-A424-45B8-B07F-9BED2A938233}">
      <dgm:prSet phldrT="[Text]"/>
      <dgm:spPr/>
      <dgm:t>
        <a:bodyPr/>
        <a:lstStyle/>
        <a:p>
          <a:r>
            <a:rPr lang="en-US"/>
            <a:t>Suspected research ethics misconduct</a:t>
          </a:r>
        </a:p>
      </dgm:t>
    </dgm:pt>
    <dgm:pt modelId="{0E85F019-7FE3-40EF-A28B-EC924FC74F7C}" type="parTrans" cxnId="{48B5BF5E-F34A-4EEA-AF52-B7D31D74146B}">
      <dgm:prSet/>
      <dgm:spPr/>
      <dgm:t>
        <a:bodyPr/>
        <a:lstStyle/>
        <a:p>
          <a:endParaRPr lang="en-US"/>
        </a:p>
      </dgm:t>
    </dgm:pt>
    <dgm:pt modelId="{83F4EAC6-1DF7-46F2-888A-1E883AC319C4}" type="sibTrans" cxnId="{48B5BF5E-F34A-4EEA-AF52-B7D31D74146B}">
      <dgm:prSet/>
      <dgm:spPr/>
      <dgm:t>
        <a:bodyPr/>
        <a:lstStyle/>
        <a:p>
          <a:endParaRPr lang="en-US"/>
        </a:p>
      </dgm:t>
    </dgm:pt>
    <dgm:pt modelId="{F3BF8354-95E8-4441-A89E-1DBD35AF642D}">
      <dgm:prSet phldrT="[Text]"/>
      <dgm:spPr/>
      <dgm:t>
        <a:bodyPr/>
        <a:lstStyle/>
        <a:p>
          <a:r>
            <a:rPr lang="en-US"/>
            <a:t>Assessment: Suspected misconduct has occurred</a:t>
          </a:r>
        </a:p>
      </dgm:t>
    </dgm:pt>
    <dgm:pt modelId="{D4BF2F09-E47B-45D3-B983-01AE9DE2771F}" type="parTrans" cxnId="{70B9B988-1336-40E7-982D-EAB4AC6763A6}">
      <dgm:prSet/>
      <dgm:spPr/>
      <dgm:t>
        <a:bodyPr/>
        <a:lstStyle/>
        <a:p>
          <a:endParaRPr lang="en-US"/>
        </a:p>
      </dgm:t>
    </dgm:pt>
    <dgm:pt modelId="{D073856E-E7DB-47BD-9647-80B26655FEBB}" type="sibTrans" cxnId="{70B9B988-1336-40E7-982D-EAB4AC6763A6}">
      <dgm:prSet/>
      <dgm:spPr/>
      <dgm:t>
        <a:bodyPr/>
        <a:lstStyle/>
        <a:p>
          <a:endParaRPr lang="en-US"/>
        </a:p>
      </dgm:t>
    </dgm:pt>
    <dgm:pt modelId="{F3B3AE9C-DE51-4093-9F50-3E8B4B94D636}">
      <dgm:prSet phldrT="[Text]"/>
      <dgm:spPr/>
      <dgm:t>
        <a:bodyPr/>
        <a:lstStyle/>
        <a:p>
          <a:pPr>
            <a:buFont typeface="Times New Roman" panose="02020603050405020304" pitchFamily="18" charset="0"/>
            <a:buChar char="•"/>
          </a:pPr>
          <a:r>
            <a:rPr lang="en-US"/>
            <a:t>Assessment: Misconduct has not occurred</a:t>
          </a:r>
        </a:p>
      </dgm:t>
    </dgm:pt>
    <dgm:pt modelId="{7023ABCD-30B8-4641-84CB-D3015FA499CA}" type="parTrans" cxnId="{AA9B8F7A-4DEE-45B8-9906-557F62D40CB4}">
      <dgm:prSet/>
      <dgm:spPr/>
      <dgm:t>
        <a:bodyPr/>
        <a:lstStyle/>
        <a:p>
          <a:endParaRPr lang="en-US"/>
        </a:p>
      </dgm:t>
    </dgm:pt>
    <dgm:pt modelId="{E901254D-FABA-49C2-871D-4A34BB7705D1}" type="sibTrans" cxnId="{AA9B8F7A-4DEE-45B8-9906-557F62D40CB4}">
      <dgm:prSet/>
      <dgm:spPr/>
      <dgm:t>
        <a:bodyPr/>
        <a:lstStyle/>
        <a:p>
          <a:endParaRPr lang="en-US"/>
        </a:p>
      </dgm:t>
    </dgm:pt>
    <dgm:pt modelId="{65F54452-F824-4591-93E9-B76785B1627D}">
      <dgm:prSet phldrT="[Text]"/>
      <dgm:spPr/>
      <dgm:t>
        <a:bodyPr/>
        <a:lstStyle/>
        <a:p>
          <a:r>
            <a:rPr lang="en-US"/>
            <a:t>REC carries out preliminary investigation</a:t>
          </a:r>
        </a:p>
      </dgm:t>
    </dgm:pt>
    <dgm:pt modelId="{A9314CEB-E65F-49D6-8267-0E221F574D24}" type="parTrans" cxnId="{EA20BDE7-38B6-4F84-969D-4654BED25A37}">
      <dgm:prSet/>
      <dgm:spPr/>
      <dgm:t>
        <a:bodyPr/>
        <a:lstStyle/>
        <a:p>
          <a:endParaRPr lang="en-US"/>
        </a:p>
      </dgm:t>
    </dgm:pt>
    <dgm:pt modelId="{C7BFC028-0B86-4630-B5C6-F0F40A68C7B6}" type="sibTrans" cxnId="{EA20BDE7-38B6-4F84-969D-4654BED25A37}">
      <dgm:prSet/>
      <dgm:spPr/>
      <dgm:t>
        <a:bodyPr/>
        <a:lstStyle/>
        <a:p>
          <a:endParaRPr lang="en-US"/>
        </a:p>
      </dgm:t>
    </dgm:pt>
    <dgm:pt modelId="{9A0B6FAB-B4A3-46F3-9B87-CA34509EBA9B}">
      <dgm:prSet phldrT="[Text]"/>
      <dgm:spPr/>
      <dgm:t>
        <a:bodyPr/>
        <a:lstStyle/>
        <a:p>
          <a:r>
            <a:rPr lang="en-US"/>
            <a:t>REC sends written assessment to CMI's management team</a:t>
          </a:r>
        </a:p>
      </dgm:t>
    </dgm:pt>
    <dgm:pt modelId="{8A079B85-3325-4274-A762-3613F8BC6645}" type="parTrans" cxnId="{8BBE3B5E-499A-4CB7-8023-084BFC7B6612}">
      <dgm:prSet/>
      <dgm:spPr/>
      <dgm:t>
        <a:bodyPr/>
        <a:lstStyle/>
        <a:p>
          <a:endParaRPr lang="en-US"/>
        </a:p>
      </dgm:t>
    </dgm:pt>
    <dgm:pt modelId="{A2D782F8-18E7-424E-B742-BC9E4B6B0506}" type="sibTrans" cxnId="{8BBE3B5E-499A-4CB7-8023-084BFC7B6612}">
      <dgm:prSet/>
      <dgm:spPr/>
      <dgm:t>
        <a:bodyPr/>
        <a:lstStyle/>
        <a:p>
          <a:endParaRPr lang="en-US"/>
        </a:p>
      </dgm:t>
    </dgm:pt>
    <dgm:pt modelId="{AD176FDD-B349-4379-9B32-9C7A5FB00D19}">
      <dgm:prSet phldrT="[Text]"/>
      <dgm:spPr/>
      <dgm:t>
        <a:bodyPr/>
        <a:lstStyle/>
        <a:p>
          <a:r>
            <a:rPr lang="en-US"/>
            <a:t>Decision: forward to FAA's Integrity Commission for opinion</a:t>
          </a:r>
        </a:p>
      </dgm:t>
    </dgm:pt>
    <dgm:pt modelId="{64F5171F-A96B-46F3-B856-3FB853179F1F}" type="parTrans" cxnId="{6D93E60B-7777-452B-880F-A8F11B61205C}">
      <dgm:prSet/>
      <dgm:spPr/>
      <dgm:t>
        <a:bodyPr/>
        <a:lstStyle/>
        <a:p>
          <a:endParaRPr lang="en-US"/>
        </a:p>
      </dgm:t>
    </dgm:pt>
    <dgm:pt modelId="{88BEDC80-AFE3-42EC-AE3F-7B9AF23A71C2}" type="sibTrans" cxnId="{6D93E60B-7777-452B-880F-A8F11B61205C}">
      <dgm:prSet/>
      <dgm:spPr/>
      <dgm:t>
        <a:bodyPr/>
        <a:lstStyle/>
        <a:p>
          <a:endParaRPr lang="en-US"/>
        </a:p>
      </dgm:t>
    </dgm:pt>
    <dgm:pt modelId="{0F2C216E-C430-4387-8E8D-6E6B3276C729}">
      <dgm:prSet phldrT="[Text]"/>
      <dgm:spPr/>
      <dgm:t>
        <a:bodyPr/>
        <a:lstStyle/>
        <a:p>
          <a:r>
            <a:rPr lang="en-US"/>
            <a:t>Decision: close case/handle it internally</a:t>
          </a:r>
        </a:p>
      </dgm:t>
    </dgm:pt>
    <dgm:pt modelId="{253ADBB2-DEFD-4911-9DD1-98080D9E935F}" type="parTrans" cxnId="{E8313DF8-36E3-492F-A391-B4A346592837}">
      <dgm:prSet/>
      <dgm:spPr/>
      <dgm:t>
        <a:bodyPr/>
        <a:lstStyle/>
        <a:p>
          <a:endParaRPr lang="en-US"/>
        </a:p>
      </dgm:t>
    </dgm:pt>
    <dgm:pt modelId="{287D56BC-2B6D-4D5F-B7C6-F2FB20016B7A}" type="sibTrans" cxnId="{E8313DF8-36E3-492F-A391-B4A346592837}">
      <dgm:prSet/>
      <dgm:spPr/>
      <dgm:t>
        <a:bodyPr/>
        <a:lstStyle/>
        <a:p>
          <a:endParaRPr lang="en-US"/>
        </a:p>
      </dgm:t>
    </dgm:pt>
    <dgm:pt modelId="{65A3BA8C-5A0A-4380-B4CE-0447286D091E}" type="pres">
      <dgm:prSet presAssocID="{C055B011-8EF8-4153-8733-41D75D691CDA}" presName="Name0" presStyleCnt="0">
        <dgm:presLayoutVars>
          <dgm:chPref val="1"/>
          <dgm:dir/>
          <dgm:animOne val="branch"/>
          <dgm:animLvl val="lvl"/>
          <dgm:resizeHandles val="exact"/>
        </dgm:presLayoutVars>
      </dgm:prSet>
      <dgm:spPr/>
    </dgm:pt>
    <dgm:pt modelId="{0FFD2D42-09EF-4FEB-B974-C71263175CF3}" type="pres">
      <dgm:prSet presAssocID="{D9DD0297-A424-45B8-B07F-9BED2A938233}" presName="root1" presStyleCnt="0"/>
      <dgm:spPr/>
    </dgm:pt>
    <dgm:pt modelId="{1403E7B1-DFCB-4349-8667-1C8AAAB04ACB}" type="pres">
      <dgm:prSet presAssocID="{D9DD0297-A424-45B8-B07F-9BED2A938233}" presName="LevelOneTextNode" presStyleLbl="node0" presStyleIdx="0" presStyleCnt="1">
        <dgm:presLayoutVars>
          <dgm:chPref val="3"/>
        </dgm:presLayoutVars>
      </dgm:prSet>
      <dgm:spPr/>
    </dgm:pt>
    <dgm:pt modelId="{7A2824F1-F6F0-470D-95E7-B2011C1EAC38}" type="pres">
      <dgm:prSet presAssocID="{D9DD0297-A424-45B8-B07F-9BED2A938233}" presName="level2hierChild" presStyleCnt="0"/>
      <dgm:spPr/>
    </dgm:pt>
    <dgm:pt modelId="{13646D1D-4C6D-48B6-AAC9-62D4CB2A2676}" type="pres">
      <dgm:prSet presAssocID="{A9314CEB-E65F-49D6-8267-0E221F574D24}" presName="conn2-1" presStyleLbl="parChTrans1D2" presStyleIdx="0" presStyleCnt="1"/>
      <dgm:spPr/>
    </dgm:pt>
    <dgm:pt modelId="{09842CFD-EC3B-4A71-BE20-B030399EEE5D}" type="pres">
      <dgm:prSet presAssocID="{A9314CEB-E65F-49D6-8267-0E221F574D24}" presName="connTx" presStyleLbl="parChTrans1D2" presStyleIdx="0" presStyleCnt="1"/>
      <dgm:spPr/>
    </dgm:pt>
    <dgm:pt modelId="{E689CACE-7C78-4E47-9AC4-220E3765E17C}" type="pres">
      <dgm:prSet presAssocID="{65F54452-F824-4591-93E9-B76785B1627D}" presName="root2" presStyleCnt="0"/>
      <dgm:spPr/>
    </dgm:pt>
    <dgm:pt modelId="{FBE9E508-366D-41B4-8E4A-8A3336FAFBB0}" type="pres">
      <dgm:prSet presAssocID="{65F54452-F824-4591-93E9-B76785B1627D}" presName="LevelTwoTextNode" presStyleLbl="node2" presStyleIdx="0" presStyleCnt="1">
        <dgm:presLayoutVars>
          <dgm:chPref val="3"/>
        </dgm:presLayoutVars>
      </dgm:prSet>
      <dgm:spPr/>
    </dgm:pt>
    <dgm:pt modelId="{BC5C80A4-422B-437B-8EA0-82FEB3BD27E3}" type="pres">
      <dgm:prSet presAssocID="{65F54452-F824-4591-93E9-B76785B1627D}" presName="level3hierChild" presStyleCnt="0"/>
      <dgm:spPr/>
    </dgm:pt>
    <dgm:pt modelId="{593F68FE-13FA-49C8-BF5A-D775DC9A7104}" type="pres">
      <dgm:prSet presAssocID="{D4BF2F09-E47B-45D3-B983-01AE9DE2771F}" presName="conn2-1" presStyleLbl="parChTrans1D3" presStyleIdx="0" presStyleCnt="2"/>
      <dgm:spPr/>
    </dgm:pt>
    <dgm:pt modelId="{F7D3D6B3-6EDB-49AA-812B-3748474EB6C3}" type="pres">
      <dgm:prSet presAssocID="{D4BF2F09-E47B-45D3-B983-01AE9DE2771F}" presName="connTx" presStyleLbl="parChTrans1D3" presStyleIdx="0" presStyleCnt="2"/>
      <dgm:spPr/>
    </dgm:pt>
    <dgm:pt modelId="{C135F407-03C9-46D2-B981-32AE37C12CAB}" type="pres">
      <dgm:prSet presAssocID="{F3BF8354-95E8-4441-A89E-1DBD35AF642D}" presName="root2" presStyleCnt="0"/>
      <dgm:spPr/>
    </dgm:pt>
    <dgm:pt modelId="{9B477AFA-1DDA-44E5-8CDE-02DABEBD20BF}" type="pres">
      <dgm:prSet presAssocID="{F3BF8354-95E8-4441-A89E-1DBD35AF642D}" presName="LevelTwoTextNode" presStyleLbl="node3" presStyleIdx="0" presStyleCnt="2">
        <dgm:presLayoutVars>
          <dgm:chPref val="3"/>
        </dgm:presLayoutVars>
      </dgm:prSet>
      <dgm:spPr/>
    </dgm:pt>
    <dgm:pt modelId="{41B1DC01-331D-4E55-BCF7-B6D973A53938}" type="pres">
      <dgm:prSet presAssocID="{F3BF8354-95E8-4441-A89E-1DBD35AF642D}" presName="level3hierChild" presStyleCnt="0"/>
      <dgm:spPr/>
    </dgm:pt>
    <dgm:pt modelId="{C412EB39-F360-41ED-AF31-FA8C09579CC1}" type="pres">
      <dgm:prSet presAssocID="{8A079B85-3325-4274-A762-3613F8BC6645}" presName="conn2-1" presStyleLbl="parChTrans1D4" presStyleIdx="0" presStyleCnt="3"/>
      <dgm:spPr/>
    </dgm:pt>
    <dgm:pt modelId="{C2CB8249-88FB-478E-88EE-90091C828760}" type="pres">
      <dgm:prSet presAssocID="{8A079B85-3325-4274-A762-3613F8BC6645}" presName="connTx" presStyleLbl="parChTrans1D4" presStyleIdx="0" presStyleCnt="3"/>
      <dgm:spPr/>
    </dgm:pt>
    <dgm:pt modelId="{47888491-BD04-421C-BC46-54F1164A271D}" type="pres">
      <dgm:prSet presAssocID="{9A0B6FAB-B4A3-46F3-9B87-CA34509EBA9B}" presName="root2" presStyleCnt="0"/>
      <dgm:spPr/>
    </dgm:pt>
    <dgm:pt modelId="{F17F9770-871C-49B3-9B66-FD9C61BC6FD2}" type="pres">
      <dgm:prSet presAssocID="{9A0B6FAB-B4A3-46F3-9B87-CA34509EBA9B}" presName="LevelTwoTextNode" presStyleLbl="node4" presStyleIdx="0" presStyleCnt="3">
        <dgm:presLayoutVars>
          <dgm:chPref val="3"/>
        </dgm:presLayoutVars>
      </dgm:prSet>
      <dgm:spPr/>
    </dgm:pt>
    <dgm:pt modelId="{F1753F49-9F4A-432E-B71B-CAE258E68199}" type="pres">
      <dgm:prSet presAssocID="{9A0B6FAB-B4A3-46F3-9B87-CA34509EBA9B}" presName="level3hierChild" presStyleCnt="0"/>
      <dgm:spPr/>
    </dgm:pt>
    <dgm:pt modelId="{67EC5616-5C27-4E93-BC8B-568B1A4BBA9A}" type="pres">
      <dgm:prSet presAssocID="{64F5171F-A96B-46F3-B856-3FB853179F1F}" presName="conn2-1" presStyleLbl="parChTrans1D4" presStyleIdx="1" presStyleCnt="3"/>
      <dgm:spPr/>
    </dgm:pt>
    <dgm:pt modelId="{DDCB6F62-FB3B-49D2-97EF-8C9ABFDE74D5}" type="pres">
      <dgm:prSet presAssocID="{64F5171F-A96B-46F3-B856-3FB853179F1F}" presName="connTx" presStyleLbl="parChTrans1D4" presStyleIdx="1" presStyleCnt="3"/>
      <dgm:spPr/>
    </dgm:pt>
    <dgm:pt modelId="{17B8D651-5218-4225-820F-BE7B62F7406E}" type="pres">
      <dgm:prSet presAssocID="{AD176FDD-B349-4379-9B32-9C7A5FB00D19}" presName="root2" presStyleCnt="0"/>
      <dgm:spPr/>
    </dgm:pt>
    <dgm:pt modelId="{9592EE44-D1F2-4A7E-98B8-33F700CDE99C}" type="pres">
      <dgm:prSet presAssocID="{AD176FDD-B349-4379-9B32-9C7A5FB00D19}" presName="LevelTwoTextNode" presStyleLbl="node4" presStyleIdx="1" presStyleCnt="3">
        <dgm:presLayoutVars>
          <dgm:chPref val="3"/>
        </dgm:presLayoutVars>
      </dgm:prSet>
      <dgm:spPr/>
    </dgm:pt>
    <dgm:pt modelId="{BC110FE8-E7E1-4DB5-87C8-D18C675D5B6F}" type="pres">
      <dgm:prSet presAssocID="{AD176FDD-B349-4379-9B32-9C7A5FB00D19}" presName="level3hierChild" presStyleCnt="0"/>
      <dgm:spPr/>
    </dgm:pt>
    <dgm:pt modelId="{DB971D56-D632-4E05-9DF3-2BE2E2051A8C}" type="pres">
      <dgm:prSet presAssocID="{253ADBB2-DEFD-4911-9DD1-98080D9E935F}" presName="conn2-1" presStyleLbl="parChTrans1D4" presStyleIdx="2" presStyleCnt="3"/>
      <dgm:spPr/>
    </dgm:pt>
    <dgm:pt modelId="{3A4595D5-CB6B-4184-97C7-D750D7A44627}" type="pres">
      <dgm:prSet presAssocID="{253ADBB2-DEFD-4911-9DD1-98080D9E935F}" presName="connTx" presStyleLbl="parChTrans1D4" presStyleIdx="2" presStyleCnt="3"/>
      <dgm:spPr/>
    </dgm:pt>
    <dgm:pt modelId="{B70D8B04-B87D-4C5F-946A-B08F90ADDBD5}" type="pres">
      <dgm:prSet presAssocID="{0F2C216E-C430-4387-8E8D-6E6B3276C729}" presName="root2" presStyleCnt="0"/>
      <dgm:spPr/>
    </dgm:pt>
    <dgm:pt modelId="{EB0E9ABC-3FF6-4747-AEB0-C0BE9AFDF12E}" type="pres">
      <dgm:prSet presAssocID="{0F2C216E-C430-4387-8E8D-6E6B3276C729}" presName="LevelTwoTextNode" presStyleLbl="node4" presStyleIdx="2" presStyleCnt="3">
        <dgm:presLayoutVars>
          <dgm:chPref val="3"/>
        </dgm:presLayoutVars>
      </dgm:prSet>
      <dgm:spPr/>
    </dgm:pt>
    <dgm:pt modelId="{B3A8F69A-7297-484B-A3F0-70739E05CC9A}" type="pres">
      <dgm:prSet presAssocID="{0F2C216E-C430-4387-8E8D-6E6B3276C729}" presName="level3hierChild" presStyleCnt="0"/>
      <dgm:spPr/>
    </dgm:pt>
    <dgm:pt modelId="{69644560-1E76-439C-A022-01B94653D238}" type="pres">
      <dgm:prSet presAssocID="{7023ABCD-30B8-4641-84CB-D3015FA499CA}" presName="conn2-1" presStyleLbl="parChTrans1D3" presStyleIdx="1" presStyleCnt="2"/>
      <dgm:spPr/>
    </dgm:pt>
    <dgm:pt modelId="{B263FDE7-2035-4B63-8FEE-34A9AB8B16FC}" type="pres">
      <dgm:prSet presAssocID="{7023ABCD-30B8-4641-84CB-D3015FA499CA}" presName="connTx" presStyleLbl="parChTrans1D3" presStyleIdx="1" presStyleCnt="2"/>
      <dgm:spPr/>
    </dgm:pt>
    <dgm:pt modelId="{182A09D6-09B4-4DAC-8959-1D9B7BB896CE}" type="pres">
      <dgm:prSet presAssocID="{F3B3AE9C-DE51-4093-9F50-3E8B4B94D636}" presName="root2" presStyleCnt="0"/>
      <dgm:spPr/>
    </dgm:pt>
    <dgm:pt modelId="{E6729714-C48F-4C90-98EE-ED5F49257E55}" type="pres">
      <dgm:prSet presAssocID="{F3B3AE9C-DE51-4093-9F50-3E8B4B94D636}" presName="LevelTwoTextNode" presStyleLbl="node3" presStyleIdx="1" presStyleCnt="2">
        <dgm:presLayoutVars>
          <dgm:chPref val="3"/>
        </dgm:presLayoutVars>
      </dgm:prSet>
      <dgm:spPr/>
    </dgm:pt>
    <dgm:pt modelId="{7C1873EF-0570-4651-BA9A-023858725C58}" type="pres">
      <dgm:prSet presAssocID="{F3B3AE9C-DE51-4093-9F50-3E8B4B94D636}" presName="level3hierChild" presStyleCnt="0"/>
      <dgm:spPr/>
    </dgm:pt>
  </dgm:ptLst>
  <dgm:cxnLst>
    <dgm:cxn modelId="{86047D0A-DF02-46B2-BCA9-BA0416E3B287}" type="presOf" srcId="{7023ABCD-30B8-4641-84CB-D3015FA499CA}" destId="{B263FDE7-2035-4B63-8FEE-34A9AB8B16FC}" srcOrd="1" destOrd="0" presId="urn:microsoft.com/office/officeart/2008/layout/HorizontalMultiLevelHierarchy"/>
    <dgm:cxn modelId="{6D93E60B-7777-452B-880F-A8F11B61205C}" srcId="{9A0B6FAB-B4A3-46F3-9B87-CA34509EBA9B}" destId="{AD176FDD-B349-4379-9B32-9C7A5FB00D19}" srcOrd="0" destOrd="0" parTransId="{64F5171F-A96B-46F3-B856-3FB853179F1F}" sibTransId="{88BEDC80-AFE3-42EC-AE3F-7B9AF23A71C2}"/>
    <dgm:cxn modelId="{88DAF10C-18A1-497C-A958-93B4734727F2}" type="presOf" srcId="{8A079B85-3325-4274-A762-3613F8BC6645}" destId="{C2CB8249-88FB-478E-88EE-90091C828760}" srcOrd="1" destOrd="0" presId="urn:microsoft.com/office/officeart/2008/layout/HorizontalMultiLevelHierarchy"/>
    <dgm:cxn modelId="{C6A1A123-FBAE-4A1C-944B-A052C9B9BA86}" type="presOf" srcId="{A9314CEB-E65F-49D6-8267-0E221F574D24}" destId="{13646D1D-4C6D-48B6-AAC9-62D4CB2A2676}" srcOrd="0" destOrd="0" presId="urn:microsoft.com/office/officeart/2008/layout/HorizontalMultiLevelHierarchy"/>
    <dgm:cxn modelId="{5BCC6130-8321-42C9-9E91-DB811BE0C58C}" type="presOf" srcId="{C055B011-8EF8-4153-8733-41D75D691CDA}" destId="{65A3BA8C-5A0A-4380-B4CE-0447286D091E}" srcOrd="0" destOrd="0" presId="urn:microsoft.com/office/officeart/2008/layout/HorizontalMultiLevelHierarchy"/>
    <dgm:cxn modelId="{4665C639-CC67-4922-843C-8DC720E60B6E}" type="presOf" srcId="{AD176FDD-B349-4379-9B32-9C7A5FB00D19}" destId="{9592EE44-D1F2-4A7E-98B8-33F700CDE99C}" srcOrd="0" destOrd="0" presId="urn:microsoft.com/office/officeart/2008/layout/HorizontalMultiLevelHierarchy"/>
    <dgm:cxn modelId="{98C09D40-0866-4BE6-BC57-793348252CC6}" type="presOf" srcId="{D4BF2F09-E47B-45D3-B983-01AE9DE2771F}" destId="{F7D3D6B3-6EDB-49AA-812B-3748474EB6C3}" srcOrd="1" destOrd="0" presId="urn:microsoft.com/office/officeart/2008/layout/HorizontalMultiLevelHierarchy"/>
    <dgm:cxn modelId="{8BBE3B5E-499A-4CB7-8023-084BFC7B6612}" srcId="{F3BF8354-95E8-4441-A89E-1DBD35AF642D}" destId="{9A0B6FAB-B4A3-46F3-9B87-CA34509EBA9B}" srcOrd="0" destOrd="0" parTransId="{8A079B85-3325-4274-A762-3613F8BC6645}" sibTransId="{A2D782F8-18E7-424E-B742-BC9E4B6B0506}"/>
    <dgm:cxn modelId="{48B5BF5E-F34A-4EEA-AF52-B7D31D74146B}" srcId="{C055B011-8EF8-4153-8733-41D75D691CDA}" destId="{D9DD0297-A424-45B8-B07F-9BED2A938233}" srcOrd="0" destOrd="0" parTransId="{0E85F019-7FE3-40EF-A28B-EC924FC74F7C}" sibTransId="{83F4EAC6-1DF7-46F2-888A-1E883AC319C4}"/>
    <dgm:cxn modelId="{EF56B267-D601-4A59-9A97-7E495A0A4647}" type="presOf" srcId="{F3B3AE9C-DE51-4093-9F50-3E8B4B94D636}" destId="{E6729714-C48F-4C90-98EE-ED5F49257E55}" srcOrd="0" destOrd="0" presId="urn:microsoft.com/office/officeart/2008/layout/HorizontalMultiLevelHierarchy"/>
    <dgm:cxn modelId="{E153B775-71EA-413A-81EE-C7AF707348C1}" type="presOf" srcId="{8A079B85-3325-4274-A762-3613F8BC6645}" destId="{C412EB39-F360-41ED-AF31-FA8C09579CC1}" srcOrd="0" destOrd="0" presId="urn:microsoft.com/office/officeart/2008/layout/HorizontalMultiLevelHierarchy"/>
    <dgm:cxn modelId="{8A8E0D59-D614-4A52-BA8A-71B853666E1C}" type="presOf" srcId="{64F5171F-A96B-46F3-B856-3FB853179F1F}" destId="{67EC5616-5C27-4E93-BC8B-568B1A4BBA9A}" srcOrd="0" destOrd="0" presId="urn:microsoft.com/office/officeart/2008/layout/HorizontalMultiLevelHierarchy"/>
    <dgm:cxn modelId="{AA9B8F7A-4DEE-45B8-9906-557F62D40CB4}" srcId="{65F54452-F824-4591-93E9-B76785B1627D}" destId="{F3B3AE9C-DE51-4093-9F50-3E8B4B94D636}" srcOrd="1" destOrd="0" parTransId="{7023ABCD-30B8-4641-84CB-D3015FA499CA}" sibTransId="{E901254D-FABA-49C2-871D-4A34BB7705D1}"/>
    <dgm:cxn modelId="{70B9B988-1336-40E7-982D-EAB4AC6763A6}" srcId="{65F54452-F824-4591-93E9-B76785B1627D}" destId="{F3BF8354-95E8-4441-A89E-1DBD35AF642D}" srcOrd="0" destOrd="0" parTransId="{D4BF2F09-E47B-45D3-B983-01AE9DE2771F}" sibTransId="{D073856E-E7DB-47BD-9647-80B26655FEBB}"/>
    <dgm:cxn modelId="{5B8DD99E-EAC3-4DBB-938F-04542E81F163}" type="presOf" srcId="{A9314CEB-E65F-49D6-8267-0E221F574D24}" destId="{09842CFD-EC3B-4A71-BE20-B030399EEE5D}" srcOrd="1" destOrd="0" presId="urn:microsoft.com/office/officeart/2008/layout/HorizontalMultiLevelHierarchy"/>
    <dgm:cxn modelId="{0B6719A0-740A-415C-94A2-C8AA484063C5}" type="presOf" srcId="{253ADBB2-DEFD-4911-9DD1-98080D9E935F}" destId="{DB971D56-D632-4E05-9DF3-2BE2E2051A8C}" srcOrd="0" destOrd="0" presId="urn:microsoft.com/office/officeart/2008/layout/HorizontalMultiLevelHierarchy"/>
    <dgm:cxn modelId="{BE6405AE-9C59-4E40-9A4D-94AAE038EF07}" type="presOf" srcId="{65F54452-F824-4591-93E9-B76785B1627D}" destId="{FBE9E508-366D-41B4-8E4A-8A3336FAFBB0}" srcOrd="0" destOrd="0" presId="urn:microsoft.com/office/officeart/2008/layout/HorizontalMultiLevelHierarchy"/>
    <dgm:cxn modelId="{AC7CA4D2-1D28-475A-9352-EC4EC5EAD1D2}" type="presOf" srcId="{9A0B6FAB-B4A3-46F3-9B87-CA34509EBA9B}" destId="{F17F9770-871C-49B3-9B66-FD9C61BC6FD2}" srcOrd="0" destOrd="0" presId="urn:microsoft.com/office/officeart/2008/layout/HorizontalMultiLevelHierarchy"/>
    <dgm:cxn modelId="{316054DD-C3BC-4453-AEB6-B6E7F853B80A}" type="presOf" srcId="{253ADBB2-DEFD-4911-9DD1-98080D9E935F}" destId="{3A4595D5-CB6B-4184-97C7-D750D7A44627}" srcOrd="1" destOrd="0" presId="urn:microsoft.com/office/officeart/2008/layout/HorizontalMultiLevelHierarchy"/>
    <dgm:cxn modelId="{B20F4FE2-277C-4E21-8479-EF9BEEFD763F}" type="presOf" srcId="{64F5171F-A96B-46F3-B856-3FB853179F1F}" destId="{DDCB6F62-FB3B-49D2-97EF-8C9ABFDE74D5}" srcOrd="1" destOrd="0" presId="urn:microsoft.com/office/officeart/2008/layout/HorizontalMultiLevelHierarchy"/>
    <dgm:cxn modelId="{AD8E9DE7-3B10-4933-A803-43FEFF4F6A9E}" type="presOf" srcId="{D9DD0297-A424-45B8-B07F-9BED2A938233}" destId="{1403E7B1-DFCB-4349-8667-1C8AAAB04ACB}" srcOrd="0" destOrd="0" presId="urn:microsoft.com/office/officeart/2008/layout/HorizontalMultiLevelHierarchy"/>
    <dgm:cxn modelId="{EA20BDE7-38B6-4F84-969D-4654BED25A37}" srcId="{D9DD0297-A424-45B8-B07F-9BED2A938233}" destId="{65F54452-F824-4591-93E9-B76785B1627D}" srcOrd="0" destOrd="0" parTransId="{A9314CEB-E65F-49D6-8267-0E221F574D24}" sibTransId="{C7BFC028-0B86-4630-B5C6-F0F40A68C7B6}"/>
    <dgm:cxn modelId="{A129F3F0-00D2-4651-9092-17EC0E3ADED0}" type="presOf" srcId="{7023ABCD-30B8-4641-84CB-D3015FA499CA}" destId="{69644560-1E76-439C-A022-01B94653D238}" srcOrd="0" destOrd="0" presId="urn:microsoft.com/office/officeart/2008/layout/HorizontalMultiLevelHierarchy"/>
    <dgm:cxn modelId="{F3B5D6F7-528E-4CC3-8BB8-6D1C389D2C96}" type="presOf" srcId="{F3BF8354-95E8-4441-A89E-1DBD35AF642D}" destId="{9B477AFA-1DDA-44E5-8CDE-02DABEBD20BF}" srcOrd="0" destOrd="0" presId="urn:microsoft.com/office/officeart/2008/layout/HorizontalMultiLevelHierarchy"/>
    <dgm:cxn modelId="{E8313DF8-36E3-492F-A391-B4A346592837}" srcId="{9A0B6FAB-B4A3-46F3-9B87-CA34509EBA9B}" destId="{0F2C216E-C430-4387-8E8D-6E6B3276C729}" srcOrd="1" destOrd="0" parTransId="{253ADBB2-DEFD-4911-9DD1-98080D9E935F}" sibTransId="{287D56BC-2B6D-4D5F-B7C6-F2FB20016B7A}"/>
    <dgm:cxn modelId="{9FE51EFE-6747-41A7-9294-72A654D2C0FD}" type="presOf" srcId="{D4BF2F09-E47B-45D3-B983-01AE9DE2771F}" destId="{593F68FE-13FA-49C8-BF5A-D775DC9A7104}" srcOrd="0" destOrd="0" presId="urn:microsoft.com/office/officeart/2008/layout/HorizontalMultiLevelHierarchy"/>
    <dgm:cxn modelId="{07B0C4FE-EEC6-4D04-9D93-8ADB8C8FD583}" type="presOf" srcId="{0F2C216E-C430-4387-8E8D-6E6B3276C729}" destId="{EB0E9ABC-3FF6-4747-AEB0-C0BE9AFDF12E}" srcOrd="0" destOrd="0" presId="urn:microsoft.com/office/officeart/2008/layout/HorizontalMultiLevelHierarchy"/>
    <dgm:cxn modelId="{0B1BB530-1448-4DF3-8B0B-7E6D023568AB}" type="presParOf" srcId="{65A3BA8C-5A0A-4380-B4CE-0447286D091E}" destId="{0FFD2D42-09EF-4FEB-B974-C71263175CF3}" srcOrd="0" destOrd="0" presId="urn:microsoft.com/office/officeart/2008/layout/HorizontalMultiLevelHierarchy"/>
    <dgm:cxn modelId="{67941320-2FD0-48B6-A212-F818D17899C3}" type="presParOf" srcId="{0FFD2D42-09EF-4FEB-B974-C71263175CF3}" destId="{1403E7B1-DFCB-4349-8667-1C8AAAB04ACB}" srcOrd="0" destOrd="0" presId="urn:microsoft.com/office/officeart/2008/layout/HorizontalMultiLevelHierarchy"/>
    <dgm:cxn modelId="{3999DF0E-C763-436C-83D2-A6C305130FEA}" type="presParOf" srcId="{0FFD2D42-09EF-4FEB-B974-C71263175CF3}" destId="{7A2824F1-F6F0-470D-95E7-B2011C1EAC38}" srcOrd="1" destOrd="0" presId="urn:microsoft.com/office/officeart/2008/layout/HorizontalMultiLevelHierarchy"/>
    <dgm:cxn modelId="{EEB1624E-9E1E-4C56-8C60-6274684FAE6B}" type="presParOf" srcId="{7A2824F1-F6F0-470D-95E7-B2011C1EAC38}" destId="{13646D1D-4C6D-48B6-AAC9-62D4CB2A2676}" srcOrd="0" destOrd="0" presId="urn:microsoft.com/office/officeart/2008/layout/HorizontalMultiLevelHierarchy"/>
    <dgm:cxn modelId="{D7F8DA97-3C68-4528-9F27-1D825101D4DC}" type="presParOf" srcId="{13646D1D-4C6D-48B6-AAC9-62D4CB2A2676}" destId="{09842CFD-EC3B-4A71-BE20-B030399EEE5D}" srcOrd="0" destOrd="0" presId="urn:microsoft.com/office/officeart/2008/layout/HorizontalMultiLevelHierarchy"/>
    <dgm:cxn modelId="{B065D79D-CF7D-47FB-9122-4FE2B203C22F}" type="presParOf" srcId="{7A2824F1-F6F0-470D-95E7-B2011C1EAC38}" destId="{E689CACE-7C78-4E47-9AC4-220E3765E17C}" srcOrd="1" destOrd="0" presId="urn:microsoft.com/office/officeart/2008/layout/HorizontalMultiLevelHierarchy"/>
    <dgm:cxn modelId="{E41A230F-FBA0-4DD4-98D9-5749BB015817}" type="presParOf" srcId="{E689CACE-7C78-4E47-9AC4-220E3765E17C}" destId="{FBE9E508-366D-41B4-8E4A-8A3336FAFBB0}" srcOrd="0" destOrd="0" presId="urn:microsoft.com/office/officeart/2008/layout/HorizontalMultiLevelHierarchy"/>
    <dgm:cxn modelId="{4531F86A-F512-4C8D-9910-E17946CD8851}" type="presParOf" srcId="{E689CACE-7C78-4E47-9AC4-220E3765E17C}" destId="{BC5C80A4-422B-437B-8EA0-82FEB3BD27E3}" srcOrd="1" destOrd="0" presId="urn:microsoft.com/office/officeart/2008/layout/HorizontalMultiLevelHierarchy"/>
    <dgm:cxn modelId="{373965F1-F651-44B2-9492-51B832AA6BCD}" type="presParOf" srcId="{BC5C80A4-422B-437B-8EA0-82FEB3BD27E3}" destId="{593F68FE-13FA-49C8-BF5A-D775DC9A7104}" srcOrd="0" destOrd="0" presId="urn:microsoft.com/office/officeart/2008/layout/HorizontalMultiLevelHierarchy"/>
    <dgm:cxn modelId="{992AD381-BB8F-4BEF-956D-DD27218C0BCC}" type="presParOf" srcId="{593F68FE-13FA-49C8-BF5A-D775DC9A7104}" destId="{F7D3D6B3-6EDB-49AA-812B-3748474EB6C3}" srcOrd="0" destOrd="0" presId="urn:microsoft.com/office/officeart/2008/layout/HorizontalMultiLevelHierarchy"/>
    <dgm:cxn modelId="{9DCFF90C-A5C3-4738-84C9-4EDF6FDCCA6A}" type="presParOf" srcId="{BC5C80A4-422B-437B-8EA0-82FEB3BD27E3}" destId="{C135F407-03C9-46D2-B981-32AE37C12CAB}" srcOrd="1" destOrd="0" presId="urn:microsoft.com/office/officeart/2008/layout/HorizontalMultiLevelHierarchy"/>
    <dgm:cxn modelId="{63D76B64-F3A1-49DC-A7C5-01259363FCDC}" type="presParOf" srcId="{C135F407-03C9-46D2-B981-32AE37C12CAB}" destId="{9B477AFA-1DDA-44E5-8CDE-02DABEBD20BF}" srcOrd="0" destOrd="0" presId="urn:microsoft.com/office/officeart/2008/layout/HorizontalMultiLevelHierarchy"/>
    <dgm:cxn modelId="{D3CE9564-53CA-4BF6-BAB9-3D2EECBEFF45}" type="presParOf" srcId="{C135F407-03C9-46D2-B981-32AE37C12CAB}" destId="{41B1DC01-331D-4E55-BCF7-B6D973A53938}" srcOrd="1" destOrd="0" presId="urn:microsoft.com/office/officeart/2008/layout/HorizontalMultiLevelHierarchy"/>
    <dgm:cxn modelId="{051DEB86-87E8-4962-826B-C1CB888695D8}" type="presParOf" srcId="{41B1DC01-331D-4E55-BCF7-B6D973A53938}" destId="{C412EB39-F360-41ED-AF31-FA8C09579CC1}" srcOrd="0" destOrd="0" presId="urn:microsoft.com/office/officeart/2008/layout/HorizontalMultiLevelHierarchy"/>
    <dgm:cxn modelId="{65F8BA16-B564-4BC1-9175-6A5F1D69055E}" type="presParOf" srcId="{C412EB39-F360-41ED-AF31-FA8C09579CC1}" destId="{C2CB8249-88FB-478E-88EE-90091C828760}" srcOrd="0" destOrd="0" presId="urn:microsoft.com/office/officeart/2008/layout/HorizontalMultiLevelHierarchy"/>
    <dgm:cxn modelId="{F3B6D82F-5664-4E99-B3BA-75510D7EA146}" type="presParOf" srcId="{41B1DC01-331D-4E55-BCF7-B6D973A53938}" destId="{47888491-BD04-421C-BC46-54F1164A271D}" srcOrd="1" destOrd="0" presId="urn:microsoft.com/office/officeart/2008/layout/HorizontalMultiLevelHierarchy"/>
    <dgm:cxn modelId="{B5355AF7-91CF-4C85-A3FB-5B96189F6920}" type="presParOf" srcId="{47888491-BD04-421C-BC46-54F1164A271D}" destId="{F17F9770-871C-49B3-9B66-FD9C61BC6FD2}" srcOrd="0" destOrd="0" presId="urn:microsoft.com/office/officeart/2008/layout/HorizontalMultiLevelHierarchy"/>
    <dgm:cxn modelId="{02D900F6-C713-4370-9FE9-463596C4812E}" type="presParOf" srcId="{47888491-BD04-421C-BC46-54F1164A271D}" destId="{F1753F49-9F4A-432E-B71B-CAE258E68199}" srcOrd="1" destOrd="0" presId="urn:microsoft.com/office/officeart/2008/layout/HorizontalMultiLevelHierarchy"/>
    <dgm:cxn modelId="{AEF6C5F8-C394-486C-88C3-ABE2B79DB179}" type="presParOf" srcId="{F1753F49-9F4A-432E-B71B-CAE258E68199}" destId="{67EC5616-5C27-4E93-BC8B-568B1A4BBA9A}" srcOrd="0" destOrd="0" presId="urn:microsoft.com/office/officeart/2008/layout/HorizontalMultiLevelHierarchy"/>
    <dgm:cxn modelId="{1EF61A78-5FF8-42B7-8A0B-6026EB192884}" type="presParOf" srcId="{67EC5616-5C27-4E93-BC8B-568B1A4BBA9A}" destId="{DDCB6F62-FB3B-49D2-97EF-8C9ABFDE74D5}" srcOrd="0" destOrd="0" presId="urn:microsoft.com/office/officeart/2008/layout/HorizontalMultiLevelHierarchy"/>
    <dgm:cxn modelId="{54EA4C21-A1CC-4878-AE3F-13E64CCFE76E}" type="presParOf" srcId="{F1753F49-9F4A-432E-B71B-CAE258E68199}" destId="{17B8D651-5218-4225-820F-BE7B62F7406E}" srcOrd="1" destOrd="0" presId="urn:microsoft.com/office/officeart/2008/layout/HorizontalMultiLevelHierarchy"/>
    <dgm:cxn modelId="{4096E16B-53AA-4C0B-9CA7-0342A4A205E1}" type="presParOf" srcId="{17B8D651-5218-4225-820F-BE7B62F7406E}" destId="{9592EE44-D1F2-4A7E-98B8-33F700CDE99C}" srcOrd="0" destOrd="0" presId="urn:microsoft.com/office/officeart/2008/layout/HorizontalMultiLevelHierarchy"/>
    <dgm:cxn modelId="{FBE15D56-8FDD-402F-AA3D-088EC95BD26D}" type="presParOf" srcId="{17B8D651-5218-4225-820F-BE7B62F7406E}" destId="{BC110FE8-E7E1-4DB5-87C8-D18C675D5B6F}" srcOrd="1" destOrd="0" presId="urn:microsoft.com/office/officeart/2008/layout/HorizontalMultiLevelHierarchy"/>
    <dgm:cxn modelId="{A31C18D5-D10C-46A2-8DFC-EA0C11048358}" type="presParOf" srcId="{F1753F49-9F4A-432E-B71B-CAE258E68199}" destId="{DB971D56-D632-4E05-9DF3-2BE2E2051A8C}" srcOrd="2" destOrd="0" presId="urn:microsoft.com/office/officeart/2008/layout/HorizontalMultiLevelHierarchy"/>
    <dgm:cxn modelId="{45EED990-2B56-4837-BF60-29B9C80F79D6}" type="presParOf" srcId="{DB971D56-D632-4E05-9DF3-2BE2E2051A8C}" destId="{3A4595D5-CB6B-4184-97C7-D750D7A44627}" srcOrd="0" destOrd="0" presId="urn:microsoft.com/office/officeart/2008/layout/HorizontalMultiLevelHierarchy"/>
    <dgm:cxn modelId="{84F90FB5-5CEE-4DB5-B9E0-4533F4F032D3}" type="presParOf" srcId="{F1753F49-9F4A-432E-B71B-CAE258E68199}" destId="{B70D8B04-B87D-4C5F-946A-B08F90ADDBD5}" srcOrd="3" destOrd="0" presId="urn:microsoft.com/office/officeart/2008/layout/HorizontalMultiLevelHierarchy"/>
    <dgm:cxn modelId="{E6D97DD9-67E4-47E5-9023-4CC91C9230D5}" type="presParOf" srcId="{B70D8B04-B87D-4C5F-946A-B08F90ADDBD5}" destId="{EB0E9ABC-3FF6-4747-AEB0-C0BE9AFDF12E}" srcOrd="0" destOrd="0" presId="urn:microsoft.com/office/officeart/2008/layout/HorizontalMultiLevelHierarchy"/>
    <dgm:cxn modelId="{ABACA13E-13F6-44F6-9EF8-A1E7A33D8CBF}" type="presParOf" srcId="{B70D8B04-B87D-4C5F-946A-B08F90ADDBD5}" destId="{B3A8F69A-7297-484B-A3F0-70739E05CC9A}" srcOrd="1" destOrd="0" presId="urn:microsoft.com/office/officeart/2008/layout/HorizontalMultiLevelHierarchy"/>
    <dgm:cxn modelId="{8B1F70B5-E2C7-4913-B80C-A016B66F7B0D}" type="presParOf" srcId="{BC5C80A4-422B-437B-8EA0-82FEB3BD27E3}" destId="{69644560-1E76-439C-A022-01B94653D238}" srcOrd="2" destOrd="0" presId="urn:microsoft.com/office/officeart/2008/layout/HorizontalMultiLevelHierarchy"/>
    <dgm:cxn modelId="{2BD38558-DC9F-444D-8469-79E6B812C316}" type="presParOf" srcId="{69644560-1E76-439C-A022-01B94653D238}" destId="{B263FDE7-2035-4B63-8FEE-34A9AB8B16FC}" srcOrd="0" destOrd="0" presId="urn:microsoft.com/office/officeart/2008/layout/HorizontalMultiLevelHierarchy"/>
    <dgm:cxn modelId="{8C5436DD-9F7E-4706-966B-4EFA6E514706}" type="presParOf" srcId="{BC5C80A4-422B-437B-8EA0-82FEB3BD27E3}" destId="{182A09D6-09B4-4DAC-8959-1D9B7BB896CE}" srcOrd="3" destOrd="0" presId="urn:microsoft.com/office/officeart/2008/layout/HorizontalMultiLevelHierarchy"/>
    <dgm:cxn modelId="{206A91EB-FCA1-47A4-8E7A-CF47A540A224}" type="presParOf" srcId="{182A09D6-09B4-4DAC-8959-1D9B7BB896CE}" destId="{E6729714-C48F-4C90-98EE-ED5F49257E55}" srcOrd="0" destOrd="0" presId="urn:microsoft.com/office/officeart/2008/layout/HorizontalMultiLevelHierarchy"/>
    <dgm:cxn modelId="{B3554C74-03E4-460A-9A04-5D25473421F9}" type="presParOf" srcId="{182A09D6-09B4-4DAC-8959-1D9B7BB896CE}" destId="{7C1873EF-0570-4651-BA9A-023858725C58}"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055B011-8EF8-4153-8733-41D75D691CDA}" type="doc">
      <dgm:prSet loTypeId="urn:microsoft.com/office/officeart/2008/layout/HorizontalMultiLevelHierarchy" loCatId="hierarchy" qsTypeId="urn:microsoft.com/office/officeart/2005/8/quickstyle/simple1" qsCatId="simple" csTypeId="urn:microsoft.com/office/officeart/2005/8/colors/colorful4" csCatId="colorful" phldr="1"/>
      <dgm:spPr/>
      <dgm:t>
        <a:bodyPr/>
        <a:lstStyle/>
        <a:p>
          <a:endParaRPr lang="en-US"/>
        </a:p>
      </dgm:t>
    </dgm:pt>
    <dgm:pt modelId="{D9DD0297-A424-45B8-B07F-9BED2A938233}">
      <dgm:prSet phldrT="[Text]"/>
      <dgm:spPr/>
      <dgm:t>
        <a:bodyPr/>
        <a:lstStyle/>
        <a:p>
          <a:r>
            <a:rPr lang="en-US"/>
            <a:t>Suspected research ethics misconduct</a:t>
          </a:r>
        </a:p>
      </dgm:t>
    </dgm:pt>
    <dgm:pt modelId="{0E85F019-7FE3-40EF-A28B-EC924FC74F7C}" type="parTrans" cxnId="{48B5BF5E-F34A-4EEA-AF52-B7D31D74146B}">
      <dgm:prSet/>
      <dgm:spPr/>
      <dgm:t>
        <a:bodyPr/>
        <a:lstStyle/>
        <a:p>
          <a:endParaRPr lang="en-US"/>
        </a:p>
      </dgm:t>
    </dgm:pt>
    <dgm:pt modelId="{83F4EAC6-1DF7-46F2-888A-1E883AC319C4}" type="sibTrans" cxnId="{48B5BF5E-F34A-4EEA-AF52-B7D31D74146B}">
      <dgm:prSet/>
      <dgm:spPr/>
      <dgm:t>
        <a:bodyPr/>
        <a:lstStyle/>
        <a:p>
          <a:endParaRPr lang="en-US"/>
        </a:p>
      </dgm:t>
    </dgm:pt>
    <dgm:pt modelId="{F3BF8354-95E8-4441-A89E-1DBD35AF642D}">
      <dgm:prSet phldrT="[Text]"/>
      <dgm:spPr/>
      <dgm:t>
        <a:bodyPr/>
        <a:lstStyle/>
        <a:p>
          <a:r>
            <a:rPr lang="en-US"/>
            <a:t>Assessment: Suspected misconduct has occurred</a:t>
          </a:r>
        </a:p>
      </dgm:t>
    </dgm:pt>
    <dgm:pt modelId="{D4BF2F09-E47B-45D3-B983-01AE9DE2771F}" type="parTrans" cxnId="{70B9B988-1336-40E7-982D-EAB4AC6763A6}">
      <dgm:prSet/>
      <dgm:spPr/>
      <dgm:t>
        <a:bodyPr/>
        <a:lstStyle/>
        <a:p>
          <a:endParaRPr lang="en-US"/>
        </a:p>
      </dgm:t>
    </dgm:pt>
    <dgm:pt modelId="{D073856E-E7DB-47BD-9647-80B26655FEBB}" type="sibTrans" cxnId="{70B9B988-1336-40E7-982D-EAB4AC6763A6}">
      <dgm:prSet/>
      <dgm:spPr/>
      <dgm:t>
        <a:bodyPr/>
        <a:lstStyle/>
        <a:p>
          <a:endParaRPr lang="en-US"/>
        </a:p>
      </dgm:t>
    </dgm:pt>
    <dgm:pt modelId="{F3B3AE9C-DE51-4093-9F50-3E8B4B94D636}">
      <dgm:prSet phldrT="[Text]"/>
      <dgm:spPr/>
      <dgm:t>
        <a:bodyPr/>
        <a:lstStyle/>
        <a:p>
          <a:pPr>
            <a:buFont typeface="Times New Roman" panose="02020603050405020304" pitchFamily="18" charset="0"/>
            <a:buChar char="•"/>
          </a:pPr>
          <a:r>
            <a:rPr lang="en-US"/>
            <a:t>Assessment: Misconduct has not occurred</a:t>
          </a:r>
        </a:p>
      </dgm:t>
    </dgm:pt>
    <dgm:pt modelId="{7023ABCD-30B8-4641-84CB-D3015FA499CA}" type="parTrans" cxnId="{AA9B8F7A-4DEE-45B8-9906-557F62D40CB4}">
      <dgm:prSet/>
      <dgm:spPr/>
      <dgm:t>
        <a:bodyPr/>
        <a:lstStyle/>
        <a:p>
          <a:endParaRPr lang="en-US"/>
        </a:p>
      </dgm:t>
    </dgm:pt>
    <dgm:pt modelId="{E901254D-FABA-49C2-871D-4A34BB7705D1}" type="sibTrans" cxnId="{AA9B8F7A-4DEE-45B8-9906-557F62D40CB4}">
      <dgm:prSet/>
      <dgm:spPr/>
      <dgm:t>
        <a:bodyPr/>
        <a:lstStyle/>
        <a:p>
          <a:endParaRPr lang="en-US"/>
        </a:p>
      </dgm:t>
    </dgm:pt>
    <dgm:pt modelId="{65F54452-F824-4591-93E9-B76785B1627D}">
      <dgm:prSet phldrT="[Text]"/>
      <dgm:spPr/>
      <dgm:t>
        <a:bodyPr/>
        <a:lstStyle/>
        <a:p>
          <a:r>
            <a:rPr lang="en-US"/>
            <a:t>REC carries out preliminary investigation</a:t>
          </a:r>
        </a:p>
      </dgm:t>
    </dgm:pt>
    <dgm:pt modelId="{A9314CEB-E65F-49D6-8267-0E221F574D24}" type="parTrans" cxnId="{EA20BDE7-38B6-4F84-969D-4654BED25A37}">
      <dgm:prSet/>
      <dgm:spPr/>
      <dgm:t>
        <a:bodyPr/>
        <a:lstStyle/>
        <a:p>
          <a:endParaRPr lang="en-US"/>
        </a:p>
      </dgm:t>
    </dgm:pt>
    <dgm:pt modelId="{C7BFC028-0B86-4630-B5C6-F0F40A68C7B6}" type="sibTrans" cxnId="{EA20BDE7-38B6-4F84-969D-4654BED25A37}">
      <dgm:prSet/>
      <dgm:spPr/>
      <dgm:t>
        <a:bodyPr/>
        <a:lstStyle/>
        <a:p>
          <a:endParaRPr lang="en-US"/>
        </a:p>
      </dgm:t>
    </dgm:pt>
    <dgm:pt modelId="{9A0B6FAB-B4A3-46F3-9B87-CA34509EBA9B}">
      <dgm:prSet phldrT="[Text]"/>
      <dgm:spPr/>
      <dgm:t>
        <a:bodyPr/>
        <a:lstStyle/>
        <a:p>
          <a:r>
            <a:rPr lang="en-US"/>
            <a:t>REC sends written assessment to CMI's management team</a:t>
          </a:r>
        </a:p>
      </dgm:t>
    </dgm:pt>
    <dgm:pt modelId="{8A079B85-3325-4274-A762-3613F8BC6645}" type="parTrans" cxnId="{8BBE3B5E-499A-4CB7-8023-084BFC7B6612}">
      <dgm:prSet/>
      <dgm:spPr/>
      <dgm:t>
        <a:bodyPr/>
        <a:lstStyle/>
        <a:p>
          <a:endParaRPr lang="en-US"/>
        </a:p>
      </dgm:t>
    </dgm:pt>
    <dgm:pt modelId="{A2D782F8-18E7-424E-B742-BC9E4B6B0506}" type="sibTrans" cxnId="{8BBE3B5E-499A-4CB7-8023-084BFC7B6612}">
      <dgm:prSet/>
      <dgm:spPr/>
      <dgm:t>
        <a:bodyPr/>
        <a:lstStyle/>
        <a:p>
          <a:endParaRPr lang="en-US"/>
        </a:p>
      </dgm:t>
    </dgm:pt>
    <dgm:pt modelId="{AD176FDD-B349-4379-9B32-9C7A5FB00D19}">
      <dgm:prSet phldrT="[Text]"/>
      <dgm:spPr/>
      <dgm:t>
        <a:bodyPr/>
        <a:lstStyle/>
        <a:p>
          <a:r>
            <a:rPr lang="en-US"/>
            <a:t>Decision: forward to FAA's Integrity Commission for opinion</a:t>
          </a:r>
        </a:p>
      </dgm:t>
    </dgm:pt>
    <dgm:pt modelId="{64F5171F-A96B-46F3-B856-3FB853179F1F}" type="parTrans" cxnId="{6D93E60B-7777-452B-880F-A8F11B61205C}">
      <dgm:prSet/>
      <dgm:spPr/>
      <dgm:t>
        <a:bodyPr/>
        <a:lstStyle/>
        <a:p>
          <a:endParaRPr lang="en-US"/>
        </a:p>
      </dgm:t>
    </dgm:pt>
    <dgm:pt modelId="{88BEDC80-AFE3-42EC-AE3F-7B9AF23A71C2}" type="sibTrans" cxnId="{6D93E60B-7777-452B-880F-A8F11B61205C}">
      <dgm:prSet/>
      <dgm:spPr/>
      <dgm:t>
        <a:bodyPr/>
        <a:lstStyle/>
        <a:p>
          <a:endParaRPr lang="en-US"/>
        </a:p>
      </dgm:t>
    </dgm:pt>
    <dgm:pt modelId="{0F2C216E-C430-4387-8E8D-6E6B3276C729}">
      <dgm:prSet phldrT="[Text]"/>
      <dgm:spPr/>
      <dgm:t>
        <a:bodyPr/>
        <a:lstStyle/>
        <a:p>
          <a:r>
            <a:rPr lang="en-US"/>
            <a:t>Decision: close case/handle it internally</a:t>
          </a:r>
        </a:p>
      </dgm:t>
    </dgm:pt>
    <dgm:pt modelId="{253ADBB2-DEFD-4911-9DD1-98080D9E935F}" type="parTrans" cxnId="{E8313DF8-36E3-492F-A391-B4A346592837}">
      <dgm:prSet/>
      <dgm:spPr/>
      <dgm:t>
        <a:bodyPr/>
        <a:lstStyle/>
        <a:p>
          <a:endParaRPr lang="en-US"/>
        </a:p>
      </dgm:t>
    </dgm:pt>
    <dgm:pt modelId="{287D56BC-2B6D-4D5F-B7C6-F2FB20016B7A}" type="sibTrans" cxnId="{E8313DF8-36E3-492F-A391-B4A346592837}">
      <dgm:prSet/>
      <dgm:spPr/>
      <dgm:t>
        <a:bodyPr/>
        <a:lstStyle/>
        <a:p>
          <a:endParaRPr lang="en-US"/>
        </a:p>
      </dgm:t>
    </dgm:pt>
    <dgm:pt modelId="{65A3BA8C-5A0A-4380-B4CE-0447286D091E}" type="pres">
      <dgm:prSet presAssocID="{C055B011-8EF8-4153-8733-41D75D691CDA}" presName="Name0" presStyleCnt="0">
        <dgm:presLayoutVars>
          <dgm:chPref val="1"/>
          <dgm:dir/>
          <dgm:animOne val="branch"/>
          <dgm:animLvl val="lvl"/>
          <dgm:resizeHandles val="exact"/>
        </dgm:presLayoutVars>
      </dgm:prSet>
      <dgm:spPr/>
    </dgm:pt>
    <dgm:pt modelId="{0FFD2D42-09EF-4FEB-B974-C71263175CF3}" type="pres">
      <dgm:prSet presAssocID="{D9DD0297-A424-45B8-B07F-9BED2A938233}" presName="root1" presStyleCnt="0"/>
      <dgm:spPr/>
    </dgm:pt>
    <dgm:pt modelId="{1403E7B1-DFCB-4349-8667-1C8AAAB04ACB}" type="pres">
      <dgm:prSet presAssocID="{D9DD0297-A424-45B8-B07F-9BED2A938233}" presName="LevelOneTextNode" presStyleLbl="node0" presStyleIdx="0" presStyleCnt="1">
        <dgm:presLayoutVars>
          <dgm:chPref val="3"/>
        </dgm:presLayoutVars>
      </dgm:prSet>
      <dgm:spPr/>
    </dgm:pt>
    <dgm:pt modelId="{7A2824F1-F6F0-470D-95E7-B2011C1EAC38}" type="pres">
      <dgm:prSet presAssocID="{D9DD0297-A424-45B8-B07F-9BED2A938233}" presName="level2hierChild" presStyleCnt="0"/>
      <dgm:spPr/>
    </dgm:pt>
    <dgm:pt modelId="{13646D1D-4C6D-48B6-AAC9-62D4CB2A2676}" type="pres">
      <dgm:prSet presAssocID="{A9314CEB-E65F-49D6-8267-0E221F574D24}" presName="conn2-1" presStyleLbl="parChTrans1D2" presStyleIdx="0" presStyleCnt="1"/>
      <dgm:spPr/>
    </dgm:pt>
    <dgm:pt modelId="{09842CFD-EC3B-4A71-BE20-B030399EEE5D}" type="pres">
      <dgm:prSet presAssocID="{A9314CEB-E65F-49D6-8267-0E221F574D24}" presName="connTx" presStyleLbl="parChTrans1D2" presStyleIdx="0" presStyleCnt="1"/>
      <dgm:spPr/>
    </dgm:pt>
    <dgm:pt modelId="{E689CACE-7C78-4E47-9AC4-220E3765E17C}" type="pres">
      <dgm:prSet presAssocID="{65F54452-F824-4591-93E9-B76785B1627D}" presName="root2" presStyleCnt="0"/>
      <dgm:spPr/>
    </dgm:pt>
    <dgm:pt modelId="{FBE9E508-366D-41B4-8E4A-8A3336FAFBB0}" type="pres">
      <dgm:prSet presAssocID="{65F54452-F824-4591-93E9-B76785B1627D}" presName="LevelTwoTextNode" presStyleLbl="node2" presStyleIdx="0" presStyleCnt="1">
        <dgm:presLayoutVars>
          <dgm:chPref val="3"/>
        </dgm:presLayoutVars>
      </dgm:prSet>
      <dgm:spPr/>
    </dgm:pt>
    <dgm:pt modelId="{BC5C80A4-422B-437B-8EA0-82FEB3BD27E3}" type="pres">
      <dgm:prSet presAssocID="{65F54452-F824-4591-93E9-B76785B1627D}" presName="level3hierChild" presStyleCnt="0"/>
      <dgm:spPr/>
    </dgm:pt>
    <dgm:pt modelId="{593F68FE-13FA-49C8-BF5A-D775DC9A7104}" type="pres">
      <dgm:prSet presAssocID="{D4BF2F09-E47B-45D3-B983-01AE9DE2771F}" presName="conn2-1" presStyleLbl="parChTrans1D3" presStyleIdx="0" presStyleCnt="2"/>
      <dgm:spPr/>
    </dgm:pt>
    <dgm:pt modelId="{F7D3D6B3-6EDB-49AA-812B-3748474EB6C3}" type="pres">
      <dgm:prSet presAssocID="{D4BF2F09-E47B-45D3-B983-01AE9DE2771F}" presName="connTx" presStyleLbl="parChTrans1D3" presStyleIdx="0" presStyleCnt="2"/>
      <dgm:spPr/>
    </dgm:pt>
    <dgm:pt modelId="{C135F407-03C9-46D2-B981-32AE37C12CAB}" type="pres">
      <dgm:prSet presAssocID="{F3BF8354-95E8-4441-A89E-1DBD35AF642D}" presName="root2" presStyleCnt="0"/>
      <dgm:spPr/>
    </dgm:pt>
    <dgm:pt modelId="{9B477AFA-1DDA-44E5-8CDE-02DABEBD20BF}" type="pres">
      <dgm:prSet presAssocID="{F3BF8354-95E8-4441-A89E-1DBD35AF642D}" presName="LevelTwoTextNode" presStyleLbl="node3" presStyleIdx="0" presStyleCnt="2">
        <dgm:presLayoutVars>
          <dgm:chPref val="3"/>
        </dgm:presLayoutVars>
      </dgm:prSet>
      <dgm:spPr/>
    </dgm:pt>
    <dgm:pt modelId="{41B1DC01-331D-4E55-BCF7-B6D973A53938}" type="pres">
      <dgm:prSet presAssocID="{F3BF8354-95E8-4441-A89E-1DBD35AF642D}" presName="level3hierChild" presStyleCnt="0"/>
      <dgm:spPr/>
    </dgm:pt>
    <dgm:pt modelId="{C412EB39-F360-41ED-AF31-FA8C09579CC1}" type="pres">
      <dgm:prSet presAssocID="{8A079B85-3325-4274-A762-3613F8BC6645}" presName="conn2-1" presStyleLbl="parChTrans1D4" presStyleIdx="0" presStyleCnt="3"/>
      <dgm:spPr/>
    </dgm:pt>
    <dgm:pt modelId="{C2CB8249-88FB-478E-88EE-90091C828760}" type="pres">
      <dgm:prSet presAssocID="{8A079B85-3325-4274-A762-3613F8BC6645}" presName="connTx" presStyleLbl="parChTrans1D4" presStyleIdx="0" presStyleCnt="3"/>
      <dgm:spPr/>
    </dgm:pt>
    <dgm:pt modelId="{47888491-BD04-421C-BC46-54F1164A271D}" type="pres">
      <dgm:prSet presAssocID="{9A0B6FAB-B4A3-46F3-9B87-CA34509EBA9B}" presName="root2" presStyleCnt="0"/>
      <dgm:spPr/>
    </dgm:pt>
    <dgm:pt modelId="{F17F9770-871C-49B3-9B66-FD9C61BC6FD2}" type="pres">
      <dgm:prSet presAssocID="{9A0B6FAB-B4A3-46F3-9B87-CA34509EBA9B}" presName="LevelTwoTextNode" presStyleLbl="node4" presStyleIdx="0" presStyleCnt="3">
        <dgm:presLayoutVars>
          <dgm:chPref val="3"/>
        </dgm:presLayoutVars>
      </dgm:prSet>
      <dgm:spPr/>
    </dgm:pt>
    <dgm:pt modelId="{F1753F49-9F4A-432E-B71B-CAE258E68199}" type="pres">
      <dgm:prSet presAssocID="{9A0B6FAB-B4A3-46F3-9B87-CA34509EBA9B}" presName="level3hierChild" presStyleCnt="0"/>
      <dgm:spPr/>
    </dgm:pt>
    <dgm:pt modelId="{67EC5616-5C27-4E93-BC8B-568B1A4BBA9A}" type="pres">
      <dgm:prSet presAssocID="{64F5171F-A96B-46F3-B856-3FB853179F1F}" presName="conn2-1" presStyleLbl="parChTrans1D4" presStyleIdx="1" presStyleCnt="3"/>
      <dgm:spPr/>
    </dgm:pt>
    <dgm:pt modelId="{DDCB6F62-FB3B-49D2-97EF-8C9ABFDE74D5}" type="pres">
      <dgm:prSet presAssocID="{64F5171F-A96B-46F3-B856-3FB853179F1F}" presName="connTx" presStyleLbl="parChTrans1D4" presStyleIdx="1" presStyleCnt="3"/>
      <dgm:spPr/>
    </dgm:pt>
    <dgm:pt modelId="{17B8D651-5218-4225-820F-BE7B62F7406E}" type="pres">
      <dgm:prSet presAssocID="{AD176FDD-B349-4379-9B32-9C7A5FB00D19}" presName="root2" presStyleCnt="0"/>
      <dgm:spPr/>
    </dgm:pt>
    <dgm:pt modelId="{9592EE44-D1F2-4A7E-98B8-33F700CDE99C}" type="pres">
      <dgm:prSet presAssocID="{AD176FDD-B349-4379-9B32-9C7A5FB00D19}" presName="LevelTwoTextNode" presStyleLbl="node4" presStyleIdx="1" presStyleCnt="3">
        <dgm:presLayoutVars>
          <dgm:chPref val="3"/>
        </dgm:presLayoutVars>
      </dgm:prSet>
      <dgm:spPr/>
    </dgm:pt>
    <dgm:pt modelId="{BC110FE8-E7E1-4DB5-87C8-D18C675D5B6F}" type="pres">
      <dgm:prSet presAssocID="{AD176FDD-B349-4379-9B32-9C7A5FB00D19}" presName="level3hierChild" presStyleCnt="0"/>
      <dgm:spPr/>
    </dgm:pt>
    <dgm:pt modelId="{DB971D56-D632-4E05-9DF3-2BE2E2051A8C}" type="pres">
      <dgm:prSet presAssocID="{253ADBB2-DEFD-4911-9DD1-98080D9E935F}" presName="conn2-1" presStyleLbl="parChTrans1D4" presStyleIdx="2" presStyleCnt="3"/>
      <dgm:spPr/>
    </dgm:pt>
    <dgm:pt modelId="{3A4595D5-CB6B-4184-97C7-D750D7A44627}" type="pres">
      <dgm:prSet presAssocID="{253ADBB2-DEFD-4911-9DD1-98080D9E935F}" presName="connTx" presStyleLbl="parChTrans1D4" presStyleIdx="2" presStyleCnt="3"/>
      <dgm:spPr/>
    </dgm:pt>
    <dgm:pt modelId="{B70D8B04-B87D-4C5F-946A-B08F90ADDBD5}" type="pres">
      <dgm:prSet presAssocID="{0F2C216E-C430-4387-8E8D-6E6B3276C729}" presName="root2" presStyleCnt="0"/>
      <dgm:spPr/>
    </dgm:pt>
    <dgm:pt modelId="{EB0E9ABC-3FF6-4747-AEB0-C0BE9AFDF12E}" type="pres">
      <dgm:prSet presAssocID="{0F2C216E-C430-4387-8E8D-6E6B3276C729}" presName="LevelTwoTextNode" presStyleLbl="node4" presStyleIdx="2" presStyleCnt="3">
        <dgm:presLayoutVars>
          <dgm:chPref val="3"/>
        </dgm:presLayoutVars>
      </dgm:prSet>
      <dgm:spPr/>
    </dgm:pt>
    <dgm:pt modelId="{B3A8F69A-7297-484B-A3F0-70739E05CC9A}" type="pres">
      <dgm:prSet presAssocID="{0F2C216E-C430-4387-8E8D-6E6B3276C729}" presName="level3hierChild" presStyleCnt="0"/>
      <dgm:spPr/>
    </dgm:pt>
    <dgm:pt modelId="{69644560-1E76-439C-A022-01B94653D238}" type="pres">
      <dgm:prSet presAssocID="{7023ABCD-30B8-4641-84CB-D3015FA499CA}" presName="conn2-1" presStyleLbl="parChTrans1D3" presStyleIdx="1" presStyleCnt="2"/>
      <dgm:spPr/>
    </dgm:pt>
    <dgm:pt modelId="{B263FDE7-2035-4B63-8FEE-34A9AB8B16FC}" type="pres">
      <dgm:prSet presAssocID="{7023ABCD-30B8-4641-84CB-D3015FA499CA}" presName="connTx" presStyleLbl="parChTrans1D3" presStyleIdx="1" presStyleCnt="2"/>
      <dgm:spPr/>
    </dgm:pt>
    <dgm:pt modelId="{182A09D6-09B4-4DAC-8959-1D9B7BB896CE}" type="pres">
      <dgm:prSet presAssocID="{F3B3AE9C-DE51-4093-9F50-3E8B4B94D636}" presName="root2" presStyleCnt="0"/>
      <dgm:spPr/>
    </dgm:pt>
    <dgm:pt modelId="{E6729714-C48F-4C90-98EE-ED5F49257E55}" type="pres">
      <dgm:prSet presAssocID="{F3B3AE9C-DE51-4093-9F50-3E8B4B94D636}" presName="LevelTwoTextNode" presStyleLbl="node3" presStyleIdx="1" presStyleCnt="2">
        <dgm:presLayoutVars>
          <dgm:chPref val="3"/>
        </dgm:presLayoutVars>
      </dgm:prSet>
      <dgm:spPr/>
    </dgm:pt>
    <dgm:pt modelId="{7C1873EF-0570-4651-BA9A-023858725C58}" type="pres">
      <dgm:prSet presAssocID="{F3B3AE9C-DE51-4093-9F50-3E8B4B94D636}" presName="level3hierChild" presStyleCnt="0"/>
      <dgm:spPr/>
    </dgm:pt>
  </dgm:ptLst>
  <dgm:cxnLst>
    <dgm:cxn modelId="{86047D0A-DF02-46B2-BCA9-BA0416E3B287}" type="presOf" srcId="{7023ABCD-30B8-4641-84CB-D3015FA499CA}" destId="{B263FDE7-2035-4B63-8FEE-34A9AB8B16FC}" srcOrd="1" destOrd="0" presId="urn:microsoft.com/office/officeart/2008/layout/HorizontalMultiLevelHierarchy"/>
    <dgm:cxn modelId="{6D93E60B-7777-452B-880F-A8F11B61205C}" srcId="{9A0B6FAB-B4A3-46F3-9B87-CA34509EBA9B}" destId="{AD176FDD-B349-4379-9B32-9C7A5FB00D19}" srcOrd="0" destOrd="0" parTransId="{64F5171F-A96B-46F3-B856-3FB853179F1F}" sibTransId="{88BEDC80-AFE3-42EC-AE3F-7B9AF23A71C2}"/>
    <dgm:cxn modelId="{88DAF10C-18A1-497C-A958-93B4734727F2}" type="presOf" srcId="{8A079B85-3325-4274-A762-3613F8BC6645}" destId="{C2CB8249-88FB-478E-88EE-90091C828760}" srcOrd="1" destOrd="0" presId="urn:microsoft.com/office/officeart/2008/layout/HorizontalMultiLevelHierarchy"/>
    <dgm:cxn modelId="{C6A1A123-FBAE-4A1C-944B-A052C9B9BA86}" type="presOf" srcId="{A9314CEB-E65F-49D6-8267-0E221F574D24}" destId="{13646D1D-4C6D-48B6-AAC9-62D4CB2A2676}" srcOrd="0" destOrd="0" presId="urn:microsoft.com/office/officeart/2008/layout/HorizontalMultiLevelHierarchy"/>
    <dgm:cxn modelId="{5BCC6130-8321-42C9-9E91-DB811BE0C58C}" type="presOf" srcId="{C055B011-8EF8-4153-8733-41D75D691CDA}" destId="{65A3BA8C-5A0A-4380-B4CE-0447286D091E}" srcOrd="0" destOrd="0" presId="urn:microsoft.com/office/officeart/2008/layout/HorizontalMultiLevelHierarchy"/>
    <dgm:cxn modelId="{4665C639-CC67-4922-843C-8DC720E60B6E}" type="presOf" srcId="{AD176FDD-B349-4379-9B32-9C7A5FB00D19}" destId="{9592EE44-D1F2-4A7E-98B8-33F700CDE99C}" srcOrd="0" destOrd="0" presId="urn:microsoft.com/office/officeart/2008/layout/HorizontalMultiLevelHierarchy"/>
    <dgm:cxn modelId="{98C09D40-0866-4BE6-BC57-793348252CC6}" type="presOf" srcId="{D4BF2F09-E47B-45D3-B983-01AE9DE2771F}" destId="{F7D3D6B3-6EDB-49AA-812B-3748474EB6C3}" srcOrd="1" destOrd="0" presId="urn:microsoft.com/office/officeart/2008/layout/HorizontalMultiLevelHierarchy"/>
    <dgm:cxn modelId="{8BBE3B5E-499A-4CB7-8023-084BFC7B6612}" srcId="{F3BF8354-95E8-4441-A89E-1DBD35AF642D}" destId="{9A0B6FAB-B4A3-46F3-9B87-CA34509EBA9B}" srcOrd="0" destOrd="0" parTransId="{8A079B85-3325-4274-A762-3613F8BC6645}" sibTransId="{A2D782F8-18E7-424E-B742-BC9E4B6B0506}"/>
    <dgm:cxn modelId="{48B5BF5E-F34A-4EEA-AF52-B7D31D74146B}" srcId="{C055B011-8EF8-4153-8733-41D75D691CDA}" destId="{D9DD0297-A424-45B8-B07F-9BED2A938233}" srcOrd="0" destOrd="0" parTransId="{0E85F019-7FE3-40EF-A28B-EC924FC74F7C}" sibTransId="{83F4EAC6-1DF7-46F2-888A-1E883AC319C4}"/>
    <dgm:cxn modelId="{EF56B267-D601-4A59-9A97-7E495A0A4647}" type="presOf" srcId="{F3B3AE9C-DE51-4093-9F50-3E8B4B94D636}" destId="{E6729714-C48F-4C90-98EE-ED5F49257E55}" srcOrd="0" destOrd="0" presId="urn:microsoft.com/office/officeart/2008/layout/HorizontalMultiLevelHierarchy"/>
    <dgm:cxn modelId="{E153B775-71EA-413A-81EE-C7AF707348C1}" type="presOf" srcId="{8A079B85-3325-4274-A762-3613F8BC6645}" destId="{C412EB39-F360-41ED-AF31-FA8C09579CC1}" srcOrd="0" destOrd="0" presId="urn:microsoft.com/office/officeart/2008/layout/HorizontalMultiLevelHierarchy"/>
    <dgm:cxn modelId="{8A8E0D59-D614-4A52-BA8A-71B853666E1C}" type="presOf" srcId="{64F5171F-A96B-46F3-B856-3FB853179F1F}" destId="{67EC5616-5C27-4E93-BC8B-568B1A4BBA9A}" srcOrd="0" destOrd="0" presId="urn:microsoft.com/office/officeart/2008/layout/HorizontalMultiLevelHierarchy"/>
    <dgm:cxn modelId="{AA9B8F7A-4DEE-45B8-9906-557F62D40CB4}" srcId="{65F54452-F824-4591-93E9-B76785B1627D}" destId="{F3B3AE9C-DE51-4093-9F50-3E8B4B94D636}" srcOrd="1" destOrd="0" parTransId="{7023ABCD-30B8-4641-84CB-D3015FA499CA}" sibTransId="{E901254D-FABA-49C2-871D-4A34BB7705D1}"/>
    <dgm:cxn modelId="{70B9B988-1336-40E7-982D-EAB4AC6763A6}" srcId="{65F54452-F824-4591-93E9-B76785B1627D}" destId="{F3BF8354-95E8-4441-A89E-1DBD35AF642D}" srcOrd="0" destOrd="0" parTransId="{D4BF2F09-E47B-45D3-B983-01AE9DE2771F}" sibTransId="{D073856E-E7DB-47BD-9647-80B26655FEBB}"/>
    <dgm:cxn modelId="{5B8DD99E-EAC3-4DBB-938F-04542E81F163}" type="presOf" srcId="{A9314CEB-E65F-49D6-8267-0E221F574D24}" destId="{09842CFD-EC3B-4A71-BE20-B030399EEE5D}" srcOrd="1" destOrd="0" presId="urn:microsoft.com/office/officeart/2008/layout/HorizontalMultiLevelHierarchy"/>
    <dgm:cxn modelId="{0B6719A0-740A-415C-94A2-C8AA484063C5}" type="presOf" srcId="{253ADBB2-DEFD-4911-9DD1-98080D9E935F}" destId="{DB971D56-D632-4E05-9DF3-2BE2E2051A8C}" srcOrd="0" destOrd="0" presId="urn:microsoft.com/office/officeart/2008/layout/HorizontalMultiLevelHierarchy"/>
    <dgm:cxn modelId="{BE6405AE-9C59-4E40-9A4D-94AAE038EF07}" type="presOf" srcId="{65F54452-F824-4591-93E9-B76785B1627D}" destId="{FBE9E508-366D-41B4-8E4A-8A3336FAFBB0}" srcOrd="0" destOrd="0" presId="urn:microsoft.com/office/officeart/2008/layout/HorizontalMultiLevelHierarchy"/>
    <dgm:cxn modelId="{AC7CA4D2-1D28-475A-9352-EC4EC5EAD1D2}" type="presOf" srcId="{9A0B6FAB-B4A3-46F3-9B87-CA34509EBA9B}" destId="{F17F9770-871C-49B3-9B66-FD9C61BC6FD2}" srcOrd="0" destOrd="0" presId="urn:microsoft.com/office/officeart/2008/layout/HorizontalMultiLevelHierarchy"/>
    <dgm:cxn modelId="{316054DD-C3BC-4453-AEB6-B6E7F853B80A}" type="presOf" srcId="{253ADBB2-DEFD-4911-9DD1-98080D9E935F}" destId="{3A4595D5-CB6B-4184-97C7-D750D7A44627}" srcOrd="1" destOrd="0" presId="urn:microsoft.com/office/officeart/2008/layout/HorizontalMultiLevelHierarchy"/>
    <dgm:cxn modelId="{B20F4FE2-277C-4E21-8479-EF9BEEFD763F}" type="presOf" srcId="{64F5171F-A96B-46F3-B856-3FB853179F1F}" destId="{DDCB6F62-FB3B-49D2-97EF-8C9ABFDE74D5}" srcOrd="1" destOrd="0" presId="urn:microsoft.com/office/officeart/2008/layout/HorizontalMultiLevelHierarchy"/>
    <dgm:cxn modelId="{AD8E9DE7-3B10-4933-A803-43FEFF4F6A9E}" type="presOf" srcId="{D9DD0297-A424-45B8-B07F-9BED2A938233}" destId="{1403E7B1-DFCB-4349-8667-1C8AAAB04ACB}" srcOrd="0" destOrd="0" presId="urn:microsoft.com/office/officeart/2008/layout/HorizontalMultiLevelHierarchy"/>
    <dgm:cxn modelId="{EA20BDE7-38B6-4F84-969D-4654BED25A37}" srcId="{D9DD0297-A424-45B8-B07F-9BED2A938233}" destId="{65F54452-F824-4591-93E9-B76785B1627D}" srcOrd="0" destOrd="0" parTransId="{A9314CEB-E65F-49D6-8267-0E221F574D24}" sibTransId="{C7BFC028-0B86-4630-B5C6-F0F40A68C7B6}"/>
    <dgm:cxn modelId="{A129F3F0-00D2-4651-9092-17EC0E3ADED0}" type="presOf" srcId="{7023ABCD-30B8-4641-84CB-D3015FA499CA}" destId="{69644560-1E76-439C-A022-01B94653D238}" srcOrd="0" destOrd="0" presId="urn:microsoft.com/office/officeart/2008/layout/HorizontalMultiLevelHierarchy"/>
    <dgm:cxn modelId="{F3B5D6F7-528E-4CC3-8BB8-6D1C389D2C96}" type="presOf" srcId="{F3BF8354-95E8-4441-A89E-1DBD35AF642D}" destId="{9B477AFA-1DDA-44E5-8CDE-02DABEBD20BF}" srcOrd="0" destOrd="0" presId="urn:microsoft.com/office/officeart/2008/layout/HorizontalMultiLevelHierarchy"/>
    <dgm:cxn modelId="{E8313DF8-36E3-492F-A391-B4A346592837}" srcId="{9A0B6FAB-B4A3-46F3-9B87-CA34509EBA9B}" destId="{0F2C216E-C430-4387-8E8D-6E6B3276C729}" srcOrd="1" destOrd="0" parTransId="{253ADBB2-DEFD-4911-9DD1-98080D9E935F}" sibTransId="{287D56BC-2B6D-4D5F-B7C6-F2FB20016B7A}"/>
    <dgm:cxn modelId="{9FE51EFE-6747-41A7-9294-72A654D2C0FD}" type="presOf" srcId="{D4BF2F09-E47B-45D3-B983-01AE9DE2771F}" destId="{593F68FE-13FA-49C8-BF5A-D775DC9A7104}" srcOrd="0" destOrd="0" presId="urn:microsoft.com/office/officeart/2008/layout/HorizontalMultiLevelHierarchy"/>
    <dgm:cxn modelId="{07B0C4FE-EEC6-4D04-9D93-8ADB8C8FD583}" type="presOf" srcId="{0F2C216E-C430-4387-8E8D-6E6B3276C729}" destId="{EB0E9ABC-3FF6-4747-AEB0-C0BE9AFDF12E}" srcOrd="0" destOrd="0" presId="urn:microsoft.com/office/officeart/2008/layout/HorizontalMultiLevelHierarchy"/>
    <dgm:cxn modelId="{0B1BB530-1448-4DF3-8B0B-7E6D023568AB}" type="presParOf" srcId="{65A3BA8C-5A0A-4380-B4CE-0447286D091E}" destId="{0FFD2D42-09EF-4FEB-B974-C71263175CF3}" srcOrd="0" destOrd="0" presId="urn:microsoft.com/office/officeart/2008/layout/HorizontalMultiLevelHierarchy"/>
    <dgm:cxn modelId="{67941320-2FD0-48B6-A212-F818D17899C3}" type="presParOf" srcId="{0FFD2D42-09EF-4FEB-B974-C71263175CF3}" destId="{1403E7B1-DFCB-4349-8667-1C8AAAB04ACB}" srcOrd="0" destOrd="0" presId="urn:microsoft.com/office/officeart/2008/layout/HorizontalMultiLevelHierarchy"/>
    <dgm:cxn modelId="{3999DF0E-C763-436C-83D2-A6C305130FEA}" type="presParOf" srcId="{0FFD2D42-09EF-4FEB-B974-C71263175CF3}" destId="{7A2824F1-F6F0-470D-95E7-B2011C1EAC38}" srcOrd="1" destOrd="0" presId="urn:microsoft.com/office/officeart/2008/layout/HorizontalMultiLevelHierarchy"/>
    <dgm:cxn modelId="{EEB1624E-9E1E-4C56-8C60-6274684FAE6B}" type="presParOf" srcId="{7A2824F1-F6F0-470D-95E7-B2011C1EAC38}" destId="{13646D1D-4C6D-48B6-AAC9-62D4CB2A2676}" srcOrd="0" destOrd="0" presId="urn:microsoft.com/office/officeart/2008/layout/HorizontalMultiLevelHierarchy"/>
    <dgm:cxn modelId="{D7F8DA97-3C68-4528-9F27-1D825101D4DC}" type="presParOf" srcId="{13646D1D-4C6D-48B6-AAC9-62D4CB2A2676}" destId="{09842CFD-EC3B-4A71-BE20-B030399EEE5D}" srcOrd="0" destOrd="0" presId="urn:microsoft.com/office/officeart/2008/layout/HorizontalMultiLevelHierarchy"/>
    <dgm:cxn modelId="{B065D79D-CF7D-47FB-9122-4FE2B203C22F}" type="presParOf" srcId="{7A2824F1-F6F0-470D-95E7-B2011C1EAC38}" destId="{E689CACE-7C78-4E47-9AC4-220E3765E17C}" srcOrd="1" destOrd="0" presId="urn:microsoft.com/office/officeart/2008/layout/HorizontalMultiLevelHierarchy"/>
    <dgm:cxn modelId="{E41A230F-FBA0-4DD4-98D9-5749BB015817}" type="presParOf" srcId="{E689CACE-7C78-4E47-9AC4-220E3765E17C}" destId="{FBE9E508-366D-41B4-8E4A-8A3336FAFBB0}" srcOrd="0" destOrd="0" presId="urn:microsoft.com/office/officeart/2008/layout/HorizontalMultiLevelHierarchy"/>
    <dgm:cxn modelId="{4531F86A-F512-4C8D-9910-E17946CD8851}" type="presParOf" srcId="{E689CACE-7C78-4E47-9AC4-220E3765E17C}" destId="{BC5C80A4-422B-437B-8EA0-82FEB3BD27E3}" srcOrd="1" destOrd="0" presId="urn:microsoft.com/office/officeart/2008/layout/HorizontalMultiLevelHierarchy"/>
    <dgm:cxn modelId="{373965F1-F651-44B2-9492-51B832AA6BCD}" type="presParOf" srcId="{BC5C80A4-422B-437B-8EA0-82FEB3BD27E3}" destId="{593F68FE-13FA-49C8-BF5A-D775DC9A7104}" srcOrd="0" destOrd="0" presId="urn:microsoft.com/office/officeart/2008/layout/HorizontalMultiLevelHierarchy"/>
    <dgm:cxn modelId="{992AD381-BB8F-4BEF-956D-DD27218C0BCC}" type="presParOf" srcId="{593F68FE-13FA-49C8-BF5A-D775DC9A7104}" destId="{F7D3D6B3-6EDB-49AA-812B-3748474EB6C3}" srcOrd="0" destOrd="0" presId="urn:microsoft.com/office/officeart/2008/layout/HorizontalMultiLevelHierarchy"/>
    <dgm:cxn modelId="{9DCFF90C-A5C3-4738-84C9-4EDF6FDCCA6A}" type="presParOf" srcId="{BC5C80A4-422B-437B-8EA0-82FEB3BD27E3}" destId="{C135F407-03C9-46D2-B981-32AE37C12CAB}" srcOrd="1" destOrd="0" presId="urn:microsoft.com/office/officeart/2008/layout/HorizontalMultiLevelHierarchy"/>
    <dgm:cxn modelId="{63D76B64-F3A1-49DC-A7C5-01259363FCDC}" type="presParOf" srcId="{C135F407-03C9-46D2-B981-32AE37C12CAB}" destId="{9B477AFA-1DDA-44E5-8CDE-02DABEBD20BF}" srcOrd="0" destOrd="0" presId="urn:microsoft.com/office/officeart/2008/layout/HorizontalMultiLevelHierarchy"/>
    <dgm:cxn modelId="{D3CE9564-53CA-4BF6-BAB9-3D2EECBEFF45}" type="presParOf" srcId="{C135F407-03C9-46D2-B981-32AE37C12CAB}" destId="{41B1DC01-331D-4E55-BCF7-B6D973A53938}" srcOrd="1" destOrd="0" presId="urn:microsoft.com/office/officeart/2008/layout/HorizontalMultiLevelHierarchy"/>
    <dgm:cxn modelId="{051DEB86-87E8-4962-826B-C1CB888695D8}" type="presParOf" srcId="{41B1DC01-331D-4E55-BCF7-B6D973A53938}" destId="{C412EB39-F360-41ED-AF31-FA8C09579CC1}" srcOrd="0" destOrd="0" presId="urn:microsoft.com/office/officeart/2008/layout/HorizontalMultiLevelHierarchy"/>
    <dgm:cxn modelId="{65F8BA16-B564-4BC1-9175-6A5F1D69055E}" type="presParOf" srcId="{C412EB39-F360-41ED-AF31-FA8C09579CC1}" destId="{C2CB8249-88FB-478E-88EE-90091C828760}" srcOrd="0" destOrd="0" presId="urn:microsoft.com/office/officeart/2008/layout/HorizontalMultiLevelHierarchy"/>
    <dgm:cxn modelId="{F3B6D82F-5664-4E99-B3BA-75510D7EA146}" type="presParOf" srcId="{41B1DC01-331D-4E55-BCF7-B6D973A53938}" destId="{47888491-BD04-421C-BC46-54F1164A271D}" srcOrd="1" destOrd="0" presId="urn:microsoft.com/office/officeart/2008/layout/HorizontalMultiLevelHierarchy"/>
    <dgm:cxn modelId="{B5355AF7-91CF-4C85-A3FB-5B96189F6920}" type="presParOf" srcId="{47888491-BD04-421C-BC46-54F1164A271D}" destId="{F17F9770-871C-49B3-9B66-FD9C61BC6FD2}" srcOrd="0" destOrd="0" presId="urn:microsoft.com/office/officeart/2008/layout/HorizontalMultiLevelHierarchy"/>
    <dgm:cxn modelId="{02D900F6-C713-4370-9FE9-463596C4812E}" type="presParOf" srcId="{47888491-BD04-421C-BC46-54F1164A271D}" destId="{F1753F49-9F4A-432E-B71B-CAE258E68199}" srcOrd="1" destOrd="0" presId="urn:microsoft.com/office/officeart/2008/layout/HorizontalMultiLevelHierarchy"/>
    <dgm:cxn modelId="{AEF6C5F8-C394-486C-88C3-ABE2B79DB179}" type="presParOf" srcId="{F1753F49-9F4A-432E-B71B-CAE258E68199}" destId="{67EC5616-5C27-4E93-BC8B-568B1A4BBA9A}" srcOrd="0" destOrd="0" presId="urn:microsoft.com/office/officeart/2008/layout/HorizontalMultiLevelHierarchy"/>
    <dgm:cxn modelId="{1EF61A78-5FF8-42B7-8A0B-6026EB192884}" type="presParOf" srcId="{67EC5616-5C27-4E93-BC8B-568B1A4BBA9A}" destId="{DDCB6F62-FB3B-49D2-97EF-8C9ABFDE74D5}" srcOrd="0" destOrd="0" presId="urn:microsoft.com/office/officeart/2008/layout/HorizontalMultiLevelHierarchy"/>
    <dgm:cxn modelId="{54EA4C21-A1CC-4878-AE3F-13E64CCFE76E}" type="presParOf" srcId="{F1753F49-9F4A-432E-B71B-CAE258E68199}" destId="{17B8D651-5218-4225-820F-BE7B62F7406E}" srcOrd="1" destOrd="0" presId="urn:microsoft.com/office/officeart/2008/layout/HorizontalMultiLevelHierarchy"/>
    <dgm:cxn modelId="{4096E16B-53AA-4C0B-9CA7-0342A4A205E1}" type="presParOf" srcId="{17B8D651-5218-4225-820F-BE7B62F7406E}" destId="{9592EE44-D1F2-4A7E-98B8-33F700CDE99C}" srcOrd="0" destOrd="0" presId="urn:microsoft.com/office/officeart/2008/layout/HorizontalMultiLevelHierarchy"/>
    <dgm:cxn modelId="{FBE15D56-8FDD-402F-AA3D-088EC95BD26D}" type="presParOf" srcId="{17B8D651-5218-4225-820F-BE7B62F7406E}" destId="{BC110FE8-E7E1-4DB5-87C8-D18C675D5B6F}" srcOrd="1" destOrd="0" presId="urn:microsoft.com/office/officeart/2008/layout/HorizontalMultiLevelHierarchy"/>
    <dgm:cxn modelId="{A31C18D5-D10C-46A2-8DFC-EA0C11048358}" type="presParOf" srcId="{F1753F49-9F4A-432E-B71B-CAE258E68199}" destId="{DB971D56-D632-4E05-9DF3-2BE2E2051A8C}" srcOrd="2" destOrd="0" presId="urn:microsoft.com/office/officeart/2008/layout/HorizontalMultiLevelHierarchy"/>
    <dgm:cxn modelId="{45EED990-2B56-4837-BF60-29B9C80F79D6}" type="presParOf" srcId="{DB971D56-D632-4E05-9DF3-2BE2E2051A8C}" destId="{3A4595D5-CB6B-4184-97C7-D750D7A44627}" srcOrd="0" destOrd="0" presId="urn:microsoft.com/office/officeart/2008/layout/HorizontalMultiLevelHierarchy"/>
    <dgm:cxn modelId="{84F90FB5-5CEE-4DB5-B9E0-4533F4F032D3}" type="presParOf" srcId="{F1753F49-9F4A-432E-B71B-CAE258E68199}" destId="{B70D8B04-B87D-4C5F-946A-B08F90ADDBD5}" srcOrd="3" destOrd="0" presId="urn:microsoft.com/office/officeart/2008/layout/HorizontalMultiLevelHierarchy"/>
    <dgm:cxn modelId="{E6D97DD9-67E4-47E5-9023-4CC91C9230D5}" type="presParOf" srcId="{B70D8B04-B87D-4C5F-946A-B08F90ADDBD5}" destId="{EB0E9ABC-3FF6-4747-AEB0-C0BE9AFDF12E}" srcOrd="0" destOrd="0" presId="urn:microsoft.com/office/officeart/2008/layout/HorizontalMultiLevelHierarchy"/>
    <dgm:cxn modelId="{ABACA13E-13F6-44F6-9EF8-A1E7A33D8CBF}" type="presParOf" srcId="{B70D8B04-B87D-4C5F-946A-B08F90ADDBD5}" destId="{B3A8F69A-7297-484B-A3F0-70739E05CC9A}" srcOrd="1" destOrd="0" presId="urn:microsoft.com/office/officeart/2008/layout/HorizontalMultiLevelHierarchy"/>
    <dgm:cxn modelId="{8B1F70B5-E2C7-4913-B80C-A016B66F7B0D}" type="presParOf" srcId="{BC5C80A4-422B-437B-8EA0-82FEB3BD27E3}" destId="{69644560-1E76-439C-A022-01B94653D238}" srcOrd="2" destOrd="0" presId="urn:microsoft.com/office/officeart/2008/layout/HorizontalMultiLevelHierarchy"/>
    <dgm:cxn modelId="{2BD38558-DC9F-444D-8469-79E6B812C316}" type="presParOf" srcId="{69644560-1E76-439C-A022-01B94653D238}" destId="{B263FDE7-2035-4B63-8FEE-34A9AB8B16FC}" srcOrd="0" destOrd="0" presId="urn:microsoft.com/office/officeart/2008/layout/HorizontalMultiLevelHierarchy"/>
    <dgm:cxn modelId="{8C5436DD-9F7E-4706-966B-4EFA6E514706}" type="presParOf" srcId="{BC5C80A4-422B-437B-8EA0-82FEB3BD27E3}" destId="{182A09D6-09B4-4DAC-8959-1D9B7BB896CE}" srcOrd="3" destOrd="0" presId="urn:microsoft.com/office/officeart/2008/layout/HorizontalMultiLevelHierarchy"/>
    <dgm:cxn modelId="{206A91EB-FCA1-47A4-8E7A-CF47A540A224}" type="presParOf" srcId="{182A09D6-09B4-4DAC-8959-1D9B7BB896CE}" destId="{E6729714-C48F-4C90-98EE-ED5F49257E55}" srcOrd="0" destOrd="0" presId="urn:microsoft.com/office/officeart/2008/layout/HorizontalMultiLevelHierarchy"/>
    <dgm:cxn modelId="{B3554C74-03E4-460A-9A04-5D25473421F9}" type="presParOf" srcId="{182A09D6-09B4-4DAC-8959-1D9B7BB896CE}" destId="{7C1873EF-0570-4651-BA9A-023858725C58}" srcOrd="1" destOrd="0" presId="urn:microsoft.com/office/officeart/2008/layout/HorizontalMultiLevelHierarchy"/>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644560-1E76-439C-A022-01B94653D238}">
      <dsp:nvSpPr>
        <dsp:cNvPr id="0" name=""/>
        <dsp:cNvSpPr/>
      </dsp:nvSpPr>
      <dsp:spPr>
        <a:xfrm>
          <a:off x="1794087" y="1496056"/>
          <a:ext cx="238184" cy="226928"/>
        </a:xfrm>
        <a:custGeom>
          <a:avLst/>
          <a:gdLst/>
          <a:ahLst/>
          <a:cxnLst/>
          <a:rect l="0" t="0" r="0" b="0"/>
          <a:pathLst>
            <a:path>
              <a:moveTo>
                <a:pt x="0" y="0"/>
              </a:moveTo>
              <a:lnTo>
                <a:pt x="119092" y="0"/>
              </a:lnTo>
              <a:lnTo>
                <a:pt x="119092" y="226928"/>
              </a:lnTo>
              <a:lnTo>
                <a:pt x="238184" y="226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04954" y="1601295"/>
        <a:ext cx="16449" cy="16449"/>
      </dsp:txXfrm>
    </dsp:sp>
    <dsp:sp modelId="{DB971D56-D632-4E05-9DF3-2BE2E2051A8C}">
      <dsp:nvSpPr>
        <dsp:cNvPr id="0" name=""/>
        <dsp:cNvSpPr/>
      </dsp:nvSpPr>
      <dsp:spPr>
        <a:xfrm>
          <a:off x="4652298" y="1269127"/>
          <a:ext cx="238184" cy="226928"/>
        </a:xfrm>
        <a:custGeom>
          <a:avLst/>
          <a:gdLst/>
          <a:ahLst/>
          <a:cxnLst/>
          <a:rect l="0" t="0" r="0" b="0"/>
          <a:pathLst>
            <a:path>
              <a:moveTo>
                <a:pt x="0" y="0"/>
              </a:moveTo>
              <a:lnTo>
                <a:pt x="119092" y="0"/>
              </a:lnTo>
              <a:lnTo>
                <a:pt x="119092" y="226928"/>
              </a:lnTo>
              <a:lnTo>
                <a:pt x="238184" y="226928"/>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63166" y="1374367"/>
        <a:ext cx="16449" cy="16449"/>
      </dsp:txXfrm>
    </dsp:sp>
    <dsp:sp modelId="{67EC5616-5C27-4E93-BC8B-568B1A4BBA9A}">
      <dsp:nvSpPr>
        <dsp:cNvPr id="0" name=""/>
        <dsp:cNvSpPr/>
      </dsp:nvSpPr>
      <dsp:spPr>
        <a:xfrm>
          <a:off x="4652298" y="1042198"/>
          <a:ext cx="238184" cy="226928"/>
        </a:xfrm>
        <a:custGeom>
          <a:avLst/>
          <a:gdLst/>
          <a:ahLst/>
          <a:cxnLst/>
          <a:rect l="0" t="0" r="0" b="0"/>
          <a:pathLst>
            <a:path>
              <a:moveTo>
                <a:pt x="0" y="226928"/>
              </a:moveTo>
              <a:lnTo>
                <a:pt x="119092" y="226928"/>
              </a:lnTo>
              <a:lnTo>
                <a:pt x="119092" y="0"/>
              </a:lnTo>
              <a:lnTo>
                <a:pt x="238184" y="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63166" y="1147438"/>
        <a:ext cx="16449" cy="16449"/>
      </dsp:txXfrm>
    </dsp:sp>
    <dsp:sp modelId="{C412EB39-F360-41ED-AF31-FA8C09579CC1}">
      <dsp:nvSpPr>
        <dsp:cNvPr id="0" name=""/>
        <dsp:cNvSpPr/>
      </dsp:nvSpPr>
      <dsp:spPr>
        <a:xfrm>
          <a:off x="3223192" y="1223407"/>
          <a:ext cx="238184" cy="91440"/>
        </a:xfrm>
        <a:custGeom>
          <a:avLst/>
          <a:gdLst/>
          <a:ahLst/>
          <a:cxnLst/>
          <a:rect l="0" t="0" r="0" b="0"/>
          <a:pathLst>
            <a:path>
              <a:moveTo>
                <a:pt x="0" y="45720"/>
              </a:moveTo>
              <a:lnTo>
                <a:pt x="238184" y="4572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6330" y="1263172"/>
        <a:ext cx="11909" cy="11909"/>
      </dsp:txXfrm>
    </dsp:sp>
    <dsp:sp modelId="{593F68FE-13FA-49C8-BF5A-D775DC9A7104}">
      <dsp:nvSpPr>
        <dsp:cNvPr id="0" name=""/>
        <dsp:cNvSpPr/>
      </dsp:nvSpPr>
      <dsp:spPr>
        <a:xfrm>
          <a:off x="1794087" y="1269127"/>
          <a:ext cx="238184" cy="226928"/>
        </a:xfrm>
        <a:custGeom>
          <a:avLst/>
          <a:gdLst/>
          <a:ahLst/>
          <a:cxnLst/>
          <a:rect l="0" t="0" r="0" b="0"/>
          <a:pathLst>
            <a:path>
              <a:moveTo>
                <a:pt x="0" y="226928"/>
              </a:moveTo>
              <a:lnTo>
                <a:pt x="119092" y="226928"/>
              </a:lnTo>
              <a:lnTo>
                <a:pt x="119092" y="0"/>
              </a:lnTo>
              <a:lnTo>
                <a:pt x="238184"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04954" y="1374367"/>
        <a:ext cx="16449" cy="16449"/>
      </dsp:txXfrm>
    </dsp:sp>
    <dsp:sp modelId="{13646D1D-4C6D-48B6-AAC9-62D4CB2A2676}">
      <dsp:nvSpPr>
        <dsp:cNvPr id="0" name=""/>
        <dsp:cNvSpPr/>
      </dsp:nvSpPr>
      <dsp:spPr>
        <a:xfrm>
          <a:off x="364981" y="1450336"/>
          <a:ext cx="238184" cy="91440"/>
        </a:xfrm>
        <a:custGeom>
          <a:avLst/>
          <a:gdLst/>
          <a:ahLst/>
          <a:cxnLst/>
          <a:rect l="0" t="0" r="0" b="0"/>
          <a:pathLst>
            <a:path>
              <a:moveTo>
                <a:pt x="0" y="45720"/>
              </a:moveTo>
              <a:lnTo>
                <a:pt x="238184" y="4572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8119" y="1490101"/>
        <a:ext cx="11909" cy="11909"/>
      </dsp:txXfrm>
    </dsp:sp>
    <dsp:sp modelId="{1403E7B1-DFCB-4349-8667-1C8AAAB04ACB}">
      <dsp:nvSpPr>
        <dsp:cNvPr id="0" name=""/>
        <dsp:cNvSpPr/>
      </dsp:nvSpPr>
      <dsp:spPr>
        <a:xfrm rot="16200000">
          <a:off x="-772050" y="1314513"/>
          <a:ext cx="1910977" cy="363085"/>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Suspected research ethics misconduct</a:t>
          </a:r>
        </a:p>
      </dsp:txBody>
      <dsp:txXfrm>
        <a:off x="-772050" y="1314513"/>
        <a:ext cx="1910977" cy="363085"/>
      </dsp:txXfrm>
    </dsp:sp>
    <dsp:sp modelId="{FBE9E508-366D-41B4-8E4A-8A3336FAFBB0}">
      <dsp:nvSpPr>
        <dsp:cNvPr id="0" name=""/>
        <dsp:cNvSpPr/>
      </dsp:nvSpPr>
      <dsp:spPr>
        <a:xfrm>
          <a:off x="603165" y="1314513"/>
          <a:ext cx="1190921" cy="36308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REC carries out preliminary investigation</a:t>
          </a:r>
        </a:p>
      </dsp:txBody>
      <dsp:txXfrm>
        <a:off x="603165" y="1314513"/>
        <a:ext cx="1190921" cy="363085"/>
      </dsp:txXfrm>
    </dsp:sp>
    <dsp:sp modelId="{9B477AFA-1DDA-44E5-8CDE-02DABEBD20BF}">
      <dsp:nvSpPr>
        <dsp:cNvPr id="0" name=""/>
        <dsp:cNvSpPr/>
      </dsp:nvSpPr>
      <dsp:spPr>
        <a:xfrm>
          <a:off x="2032271" y="1087584"/>
          <a:ext cx="1190921" cy="3630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Assessment: Suspected misconduct has occurred</a:t>
          </a:r>
        </a:p>
      </dsp:txBody>
      <dsp:txXfrm>
        <a:off x="2032271" y="1087584"/>
        <a:ext cx="1190921" cy="363085"/>
      </dsp:txXfrm>
    </dsp:sp>
    <dsp:sp modelId="{F17F9770-871C-49B3-9B66-FD9C61BC6FD2}">
      <dsp:nvSpPr>
        <dsp:cNvPr id="0" name=""/>
        <dsp:cNvSpPr/>
      </dsp:nvSpPr>
      <dsp:spPr>
        <a:xfrm>
          <a:off x="3461377" y="1087584"/>
          <a:ext cx="1190921" cy="3630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REC sends written assessment to CMI's management team</a:t>
          </a:r>
        </a:p>
      </dsp:txBody>
      <dsp:txXfrm>
        <a:off x="3461377" y="1087584"/>
        <a:ext cx="1190921" cy="363085"/>
      </dsp:txXfrm>
    </dsp:sp>
    <dsp:sp modelId="{9592EE44-D1F2-4A7E-98B8-33F700CDE99C}">
      <dsp:nvSpPr>
        <dsp:cNvPr id="0" name=""/>
        <dsp:cNvSpPr/>
      </dsp:nvSpPr>
      <dsp:spPr>
        <a:xfrm>
          <a:off x="4890482" y="860655"/>
          <a:ext cx="1190921" cy="3630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Decision: forward to FAA's Integrity Commission for opinion</a:t>
          </a:r>
        </a:p>
      </dsp:txBody>
      <dsp:txXfrm>
        <a:off x="4890482" y="860655"/>
        <a:ext cx="1190921" cy="363085"/>
      </dsp:txXfrm>
    </dsp:sp>
    <dsp:sp modelId="{EB0E9ABC-3FF6-4747-AEB0-C0BE9AFDF12E}">
      <dsp:nvSpPr>
        <dsp:cNvPr id="0" name=""/>
        <dsp:cNvSpPr/>
      </dsp:nvSpPr>
      <dsp:spPr>
        <a:xfrm>
          <a:off x="4890482" y="1314513"/>
          <a:ext cx="1190921" cy="36308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Decision: close case/handle it internally</a:t>
          </a:r>
        </a:p>
      </dsp:txBody>
      <dsp:txXfrm>
        <a:off x="4890482" y="1314513"/>
        <a:ext cx="1190921" cy="363085"/>
      </dsp:txXfrm>
    </dsp:sp>
    <dsp:sp modelId="{E6729714-C48F-4C90-98EE-ED5F49257E55}">
      <dsp:nvSpPr>
        <dsp:cNvPr id="0" name=""/>
        <dsp:cNvSpPr/>
      </dsp:nvSpPr>
      <dsp:spPr>
        <a:xfrm>
          <a:off x="2032271" y="1541441"/>
          <a:ext cx="1190921" cy="363085"/>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Times New Roman" panose="02020603050405020304" pitchFamily="18" charset="0"/>
            <a:buNone/>
          </a:pPr>
          <a:r>
            <a:rPr lang="en-US" sz="800" kern="1200"/>
            <a:t>Assessment: Misconduct has not occurred</a:t>
          </a:r>
        </a:p>
      </dsp:txBody>
      <dsp:txXfrm>
        <a:off x="2032271" y="1541441"/>
        <a:ext cx="1190921" cy="36308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644560-1E76-439C-A022-01B94653D238}">
      <dsp:nvSpPr>
        <dsp:cNvPr id="0" name=""/>
        <dsp:cNvSpPr/>
      </dsp:nvSpPr>
      <dsp:spPr>
        <a:xfrm>
          <a:off x="1794348" y="1495742"/>
          <a:ext cx="238134" cy="226881"/>
        </a:xfrm>
        <a:custGeom>
          <a:avLst/>
          <a:gdLst/>
          <a:ahLst/>
          <a:cxnLst/>
          <a:rect l="0" t="0" r="0" b="0"/>
          <a:pathLst>
            <a:path>
              <a:moveTo>
                <a:pt x="0" y="0"/>
              </a:moveTo>
              <a:lnTo>
                <a:pt x="119067" y="0"/>
              </a:lnTo>
              <a:lnTo>
                <a:pt x="119067" y="226881"/>
              </a:lnTo>
              <a:lnTo>
                <a:pt x="238134" y="22688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05193" y="1600960"/>
        <a:ext cx="16445" cy="16445"/>
      </dsp:txXfrm>
    </dsp:sp>
    <dsp:sp modelId="{DB971D56-D632-4E05-9DF3-2BE2E2051A8C}">
      <dsp:nvSpPr>
        <dsp:cNvPr id="0" name=""/>
        <dsp:cNvSpPr/>
      </dsp:nvSpPr>
      <dsp:spPr>
        <a:xfrm>
          <a:off x="4651961" y="1268861"/>
          <a:ext cx="238134" cy="226881"/>
        </a:xfrm>
        <a:custGeom>
          <a:avLst/>
          <a:gdLst/>
          <a:ahLst/>
          <a:cxnLst/>
          <a:rect l="0" t="0" r="0" b="0"/>
          <a:pathLst>
            <a:path>
              <a:moveTo>
                <a:pt x="0" y="0"/>
              </a:moveTo>
              <a:lnTo>
                <a:pt x="119067" y="0"/>
              </a:lnTo>
              <a:lnTo>
                <a:pt x="119067" y="226881"/>
              </a:lnTo>
              <a:lnTo>
                <a:pt x="238134" y="226881"/>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62805" y="1374079"/>
        <a:ext cx="16445" cy="16445"/>
      </dsp:txXfrm>
    </dsp:sp>
    <dsp:sp modelId="{67EC5616-5C27-4E93-BC8B-568B1A4BBA9A}">
      <dsp:nvSpPr>
        <dsp:cNvPr id="0" name=""/>
        <dsp:cNvSpPr/>
      </dsp:nvSpPr>
      <dsp:spPr>
        <a:xfrm>
          <a:off x="4651961" y="1041980"/>
          <a:ext cx="238134" cy="226881"/>
        </a:xfrm>
        <a:custGeom>
          <a:avLst/>
          <a:gdLst/>
          <a:ahLst/>
          <a:cxnLst/>
          <a:rect l="0" t="0" r="0" b="0"/>
          <a:pathLst>
            <a:path>
              <a:moveTo>
                <a:pt x="0" y="226881"/>
              </a:moveTo>
              <a:lnTo>
                <a:pt x="119067" y="226881"/>
              </a:lnTo>
              <a:lnTo>
                <a:pt x="119067" y="0"/>
              </a:lnTo>
              <a:lnTo>
                <a:pt x="238134" y="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62805" y="1147198"/>
        <a:ext cx="16445" cy="16445"/>
      </dsp:txXfrm>
    </dsp:sp>
    <dsp:sp modelId="{C412EB39-F360-41ED-AF31-FA8C09579CC1}">
      <dsp:nvSpPr>
        <dsp:cNvPr id="0" name=""/>
        <dsp:cNvSpPr/>
      </dsp:nvSpPr>
      <dsp:spPr>
        <a:xfrm>
          <a:off x="3223154" y="1223141"/>
          <a:ext cx="238134" cy="91440"/>
        </a:xfrm>
        <a:custGeom>
          <a:avLst/>
          <a:gdLst/>
          <a:ahLst/>
          <a:cxnLst/>
          <a:rect l="0" t="0" r="0" b="0"/>
          <a:pathLst>
            <a:path>
              <a:moveTo>
                <a:pt x="0" y="45720"/>
              </a:moveTo>
              <a:lnTo>
                <a:pt x="238134" y="45720"/>
              </a:lnTo>
            </a:path>
          </a:pathLst>
        </a:custGeom>
        <a:noFill/>
        <a:ln w="25400" cap="flat" cmpd="sng" algn="ctr">
          <a:solidFill>
            <a:schemeClr val="accent1">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336268" y="1262908"/>
        <a:ext cx="11906" cy="11906"/>
      </dsp:txXfrm>
    </dsp:sp>
    <dsp:sp modelId="{593F68FE-13FA-49C8-BF5A-D775DC9A7104}">
      <dsp:nvSpPr>
        <dsp:cNvPr id="0" name=""/>
        <dsp:cNvSpPr/>
      </dsp:nvSpPr>
      <dsp:spPr>
        <a:xfrm>
          <a:off x="1794348" y="1268861"/>
          <a:ext cx="238134" cy="226881"/>
        </a:xfrm>
        <a:custGeom>
          <a:avLst/>
          <a:gdLst/>
          <a:ahLst/>
          <a:cxnLst/>
          <a:rect l="0" t="0" r="0" b="0"/>
          <a:pathLst>
            <a:path>
              <a:moveTo>
                <a:pt x="0" y="226881"/>
              </a:moveTo>
              <a:lnTo>
                <a:pt x="119067" y="226881"/>
              </a:lnTo>
              <a:lnTo>
                <a:pt x="119067" y="0"/>
              </a:lnTo>
              <a:lnTo>
                <a:pt x="238134" y="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05193" y="1374079"/>
        <a:ext cx="16445" cy="16445"/>
      </dsp:txXfrm>
    </dsp:sp>
    <dsp:sp modelId="{13646D1D-4C6D-48B6-AAC9-62D4CB2A2676}">
      <dsp:nvSpPr>
        <dsp:cNvPr id="0" name=""/>
        <dsp:cNvSpPr/>
      </dsp:nvSpPr>
      <dsp:spPr>
        <a:xfrm>
          <a:off x="365542" y="1450022"/>
          <a:ext cx="238134" cy="91440"/>
        </a:xfrm>
        <a:custGeom>
          <a:avLst/>
          <a:gdLst/>
          <a:ahLst/>
          <a:cxnLst/>
          <a:rect l="0" t="0" r="0" b="0"/>
          <a:pathLst>
            <a:path>
              <a:moveTo>
                <a:pt x="0" y="45720"/>
              </a:moveTo>
              <a:lnTo>
                <a:pt x="238134" y="4572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78656" y="1489789"/>
        <a:ext cx="11906" cy="11906"/>
      </dsp:txXfrm>
    </dsp:sp>
    <dsp:sp modelId="{1403E7B1-DFCB-4349-8667-1C8AAAB04ACB}">
      <dsp:nvSpPr>
        <dsp:cNvPr id="0" name=""/>
        <dsp:cNvSpPr/>
      </dsp:nvSpPr>
      <dsp:spPr>
        <a:xfrm rot="16200000">
          <a:off x="-771250" y="1314237"/>
          <a:ext cx="1910577" cy="36300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Suspected research ethics misconduct</a:t>
          </a:r>
        </a:p>
      </dsp:txBody>
      <dsp:txXfrm>
        <a:off x="-771250" y="1314237"/>
        <a:ext cx="1910577" cy="363009"/>
      </dsp:txXfrm>
    </dsp:sp>
    <dsp:sp modelId="{FBE9E508-366D-41B4-8E4A-8A3336FAFBB0}">
      <dsp:nvSpPr>
        <dsp:cNvPr id="0" name=""/>
        <dsp:cNvSpPr/>
      </dsp:nvSpPr>
      <dsp:spPr>
        <a:xfrm>
          <a:off x="603676" y="1314237"/>
          <a:ext cx="1190671" cy="363009"/>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REC carries out preliminary investigation</a:t>
          </a:r>
        </a:p>
      </dsp:txBody>
      <dsp:txXfrm>
        <a:off x="603676" y="1314237"/>
        <a:ext cx="1190671" cy="363009"/>
      </dsp:txXfrm>
    </dsp:sp>
    <dsp:sp modelId="{9B477AFA-1DDA-44E5-8CDE-02DABEBD20BF}">
      <dsp:nvSpPr>
        <dsp:cNvPr id="0" name=""/>
        <dsp:cNvSpPr/>
      </dsp:nvSpPr>
      <dsp:spPr>
        <a:xfrm>
          <a:off x="2032483" y="1087356"/>
          <a:ext cx="1190671" cy="36300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Assessment: Suspected misconduct has occurred</a:t>
          </a:r>
        </a:p>
      </dsp:txBody>
      <dsp:txXfrm>
        <a:off x="2032483" y="1087356"/>
        <a:ext cx="1190671" cy="363009"/>
      </dsp:txXfrm>
    </dsp:sp>
    <dsp:sp modelId="{F17F9770-871C-49B3-9B66-FD9C61BC6FD2}">
      <dsp:nvSpPr>
        <dsp:cNvPr id="0" name=""/>
        <dsp:cNvSpPr/>
      </dsp:nvSpPr>
      <dsp:spPr>
        <a:xfrm>
          <a:off x="3461289" y="1087356"/>
          <a:ext cx="1190671" cy="3630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REC sends written assessment to CMI's management team</a:t>
          </a:r>
        </a:p>
      </dsp:txBody>
      <dsp:txXfrm>
        <a:off x="3461289" y="1087356"/>
        <a:ext cx="1190671" cy="363009"/>
      </dsp:txXfrm>
    </dsp:sp>
    <dsp:sp modelId="{9592EE44-D1F2-4A7E-98B8-33F700CDE99C}">
      <dsp:nvSpPr>
        <dsp:cNvPr id="0" name=""/>
        <dsp:cNvSpPr/>
      </dsp:nvSpPr>
      <dsp:spPr>
        <a:xfrm>
          <a:off x="4890095" y="860475"/>
          <a:ext cx="1190671" cy="3630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Decision: forward to FAA's Integrity Commission for opinion</a:t>
          </a:r>
        </a:p>
      </dsp:txBody>
      <dsp:txXfrm>
        <a:off x="4890095" y="860475"/>
        <a:ext cx="1190671" cy="363009"/>
      </dsp:txXfrm>
    </dsp:sp>
    <dsp:sp modelId="{EB0E9ABC-3FF6-4747-AEB0-C0BE9AFDF12E}">
      <dsp:nvSpPr>
        <dsp:cNvPr id="0" name=""/>
        <dsp:cNvSpPr/>
      </dsp:nvSpPr>
      <dsp:spPr>
        <a:xfrm>
          <a:off x="4890095" y="1314237"/>
          <a:ext cx="1190671" cy="36300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Decision: close case/handle it internally</a:t>
          </a:r>
        </a:p>
      </dsp:txBody>
      <dsp:txXfrm>
        <a:off x="4890095" y="1314237"/>
        <a:ext cx="1190671" cy="363009"/>
      </dsp:txXfrm>
    </dsp:sp>
    <dsp:sp modelId="{E6729714-C48F-4C90-98EE-ED5F49257E55}">
      <dsp:nvSpPr>
        <dsp:cNvPr id="0" name=""/>
        <dsp:cNvSpPr/>
      </dsp:nvSpPr>
      <dsp:spPr>
        <a:xfrm>
          <a:off x="2032483" y="1541118"/>
          <a:ext cx="1190671" cy="36300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Font typeface="Times New Roman" panose="02020603050405020304" pitchFamily="18" charset="0"/>
            <a:buNone/>
          </a:pPr>
          <a:r>
            <a:rPr lang="en-US" sz="800" kern="1200"/>
            <a:t>Assessment: Misconduct has not occurred</a:t>
          </a:r>
        </a:p>
      </dsp:txBody>
      <dsp:txXfrm>
        <a:off x="2032483" y="1541118"/>
        <a:ext cx="1190671" cy="363009"/>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1bbf54-3a00-4e2a-b7ac-79205e291864" xsi:nil="true"/>
    <Update_x0020_folder xmlns="11485249-a967-4e0a-aa0d-47e3f93a9e1d">
      <Url>https://cmino.sharepoint.com/_layouts/15/wrkstat.aspx?List=11485249-a967-4e0a-aa0d-47e3f93a9e1d&amp;WorkflowInstanceName=b06b7122-9d0c-4379-8541-9f3a2b842193</Url>
      <Description>Stage 1</Description>
    </Update_x0020_folder>
    <Sub_x0020_Folder xmlns="11485249-a967-4e0a-aa0d-47e3f93a9e1d">98x-Units-And-Staff-Functions/HR/A - Rutiner under utarbeiding - arbeidsdokument/</Sub_x0020_Folder>
    <lcf76f155ced4ddcb4097134ff3c332f xmlns="11485249-a967-4e0a-aa0d-47e3f93a9e1d">
      <Terms xmlns="http://schemas.microsoft.com/office/infopath/2007/PartnerControls"/>
    </lcf76f155ced4ddcb4097134ff3c332f>
    <Doc_x0020_Date xmlns="11485249-a967-4e0a-aa0d-47e3f93a9e1d">2023-03-14T14:27:00+00:00</Doc_x0020_Dat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0DF9A6815E08479B1804475471E5FB" ma:contentTypeVersion="22" ma:contentTypeDescription="Create a new document." ma:contentTypeScope="" ma:versionID="f13dec3d5d5f727e3f117757a7bdcb8e">
  <xsd:schema xmlns:xsd="http://www.w3.org/2001/XMLSchema" xmlns:xs="http://www.w3.org/2001/XMLSchema" xmlns:p="http://schemas.microsoft.com/office/2006/metadata/properties" xmlns:ns2="dc1bbf54-3a00-4e2a-b7ac-79205e291864" xmlns:ns3="11485249-a967-4e0a-aa0d-47e3f93a9e1d" targetNamespace="http://schemas.microsoft.com/office/2006/metadata/properties" ma:root="true" ma:fieldsID="414e8c169f7cf3c7707cbaf50a1c2b79" ns2:_="" ns3:_="">
    <xsd:import namespace="dc1bbf54-3a00-4e2a-b7ac-79205e291864"/>
    <xsd:import namespace="11485249-a967-4e0a-aa0d-47e3f93a9e1d"/>
    <xsd:element name="properties">
      <xsd:complexType>
        <xsd:sequence>
          <xsd:element name="documentManagement">
            <xsd:complexType>
              <xsd:all>
                <xsd:element ref="ns2:SharedWithUsers" minOccurs="0"/>
                <xsd:element ref="ns2:SharedWithDetails" minOccurs="0"/>
                <xsd:element ref="ns3:Doc_x0020_Date" minOccurs="0"/>
                <xsd:element ref="ns3:Update_x0020_folder" minOccurs="0"/>
                <xsd:element ref="ns3:Sub_x0020_Folder"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bbf54-3a00-4e2a-b7ac-79205e29186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6" nillable="true" ma:displayName="Taxonomy Catch All Column" ma:hidden="true" ma:list="{d0427cf8-3f25-4c8a-b762-3abb252f10c0}" ma:internalName="TaxCatchAll" ma:showField="CatchAllData" ma:web="dc1bbf54-3a00-4e2a-b7ac-79205e29186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1485249-a967-4e0a-aa0d-47e3f93a9e1d" elementFormDefault="qualified">
    <xsd:import namespace="http://schemas.microsoft.com/office/2006/documentManagement/types"/>
    <xsd:import namespace="http://schemas.microsoft.com/office/infopath/2007/PartnerControls"/>
    <xsd:element name="Doc_x0020_Date" ma:index="10" nillable="true" ma:displayName="Doc Date" ma:default="[today]" ma:format="DateOnly" ma:internalName="Doc_x0020_Date">
      <xsd:simpleType>
        <xsd:restriction base="dms:DateTime"/>
      </xsd:simpleType>
    </xsd:element>
    <xsd:element name="Update_x0020_folder" ma:index="11" nillable="true" ma:displayName="Update InstiFolder Document" ma:internalName="Update_x0020_folder">
      <xsd:complexType>
        <xsd:complexContent>
          <xsd:extension base="dms:URL">
            <xsd:sequence>
              <xsd:element name="Url" type="dms:ValidUrl" minOccurs="0" nillable="true"/>
              <xsd:element name="Description" type="xsd:string" nillable="true"/>
            </xsd:sequence>
          </xsd:extension>
        </xsd:complexContent>
      </xsd:complexType>
    </xsd:element>
    <xsd:element name="Sub_x0020_Folder" ma:index="12" nillable="true" ma:displayName="Sub Folder" ma:indexed="true" ma:internalName="Sub_x0020_Folder">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201da3f-7bf2-4296-9034-0d21c74df8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1B1D3-1C93-4C5A-8CA5-CA83C42D46EE}">
  <ds:schemaRefs>
    <ds:schemaRef ds:uri="http://schemas.microsoft.com/office/2006/metadata/properties"/>
    <ds:schemaRef ds:uri="http://schemas.microsoft.com/office/infopath/2007/PartnerControls"/>
    <ds:schemaRef ds:uri="dc1bbf54-3a00-4e2a-b7ac-79205e291864"/>
    <ds:schemaRef ds:uri="11485249-a967-4e0a-aa0d-47e3f93a9e1d"/>
  </ds:schemaRefs>
</ds:datastoreItem>
</file>

<file path=customXml/itemProps2.xml><?xml version="1.0" encoding="utf-8"?>
<ds:datastoreItem xmlns:ds="http://schemas.openxmlformats.org/officeDocument/2006/customXml" ds:itemID="{FB760A91-CEE0-4E49-B9F1-394FC67E0EC9}">
  <ds:schemaRefs>
    <ds:schemaRef ds:uri="http://schemas.microsoft.com/sharepoint/v3/contenttype/forms"/>
  </ds:schemaRefs>
</ds:datastoreItem>
</file>

<file path=customXml/itemProps3.xml><?xml version="1.0" encoding="utf-8"?>
<ds:datastoreItem xmlns:ds="http://schemas.openxmlformats.org/officeDocument/2006/customXml" ds:itemID="{B260E92D-54E0-48C4-99B7-E0C877F74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1bbf54-3a00-4e2a-b7ac-79205e291864"/>
    <ds:schemaRef ds:uri="11485249-a967-4e0a-aa0d-47e3f93a9e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7DCDBD-6D38-4DDC-BE7C-331409B70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5066</Words>
  <Characters>26851</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 Koos</dc:creator>
  <cp:lastModifiedBy>Hanna Floysvik</cp:lastModifiedBy>
  <cp:revision>3</cp:revision>
  <dcterms:created xsi:type="dcterms:W3CDTF">2023-09-01T12:05:00Z</dcterms:created>
  <dcterms:modified xsi:type="dcterms:W3CDTF">2023-11-17T08:39:00Z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2020-02-04T00:00:00Z</vt:filetime>
  </property>
  <property fmtid="{D5CDD505-2E9C-101B-9397-08002B2CF9AE}" pid="3" name="Creator">
    <vt:lpwstr>Microsoft® Word for Office 365</vt:lpwstr>
  </property>
  <property fmtid="{D5CDD505-2E9C-101B-9397-08002B2CF9AE}" pid="4" name="LastSaved">
    <vt:filetime>2023-03-14T00:00:00Z</vt:filetime>
  </property>
  <property fmtid="{D5CDD505-2E9C-101B-9397-08002B2CF9AE}" pid="5" name="Producer">
    <vt:lpwstr>Microsoft® Word for Office 365</vt:lpwstr>
  </property>
  <property fmtid="{D5CDD505-2E9C-101B-9397-08002B2CF9AE}" pid="6" name="ContentTypeId">
    <vt:lpwstr>0x0101008D0DF9A6815E08479B1804475471E5FB</vt:lpwstr>
  </property>
  <property fmtid="{D5CDD505-2E9C-101B-9397-08002B2CF9AE}" pid="7" name="MediaServiceImageTags">
    <vt:lpwstr/>
  </property>
</Properties>
</file>