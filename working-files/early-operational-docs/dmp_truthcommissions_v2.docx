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900F" w14:textId="77777777" w:rsidR="00C321B2" w:rsidRDefault="00C321B2" w:rsidP="00651559">
      <w:pPr>
        <w:pStyle w:val="Title"/>
        <w:rPr>
          <w:rFonts w:eastAsia="Times New Roman"/>
          <w:lang w:eastAsia="en-GB"/>
        </w:rPr>
      </w:pPr>
      <w:r w:rsidRPr="008A7DD2">
        <w:rPr>
          <w:rFonts w:eastAsia="Times New Roman"/>
          <w:lang w:eastAsia="en-GB"/>
        </w:rPr>
        <w:t>Data Management Plan - Final Version</w:t>
      </w:r>
    </w:p>
    <w:p w14:paraId="05B47DCA" w14:textId="77777777" w:rsidR="00651559" w:rsidRPr="00651559" w:rsidRDefault="00651559" w:rsidP="00651559">
      <w:pPr>
        <w:rPr>
          <w:lang w:eastAsia="en-GB"/>
        </w:rPr>
      </w:pPr>
    </w:p>
    <w:p w14:paraId="362F1DB3" w14:textId="77777777" w:rsidR="009356BD" w:rsidRDefault="00C321B2" w:rsidP="009356BD">
      <w:pPr>
        <w:jc w:val="center"/>
        <w:rPr>
          <w:b/>
          <w:bCs/>
          <w:sz w:val="36"/>
          <w:szCs w:val="36"/>
          <w:lang w:eastAsia="en-GB"/>
        </w:rPr>
      </w:pPr>
      <w:r w:rsidRPr="00592B28">
        <w:rPr>
          <w:b/>
          <w:bCs/>
          <w:sz w:val="36"/>
          <w:szCs w:val="36"/>
          <w:lang w:eastAsia="en-GB"/>
        </w:rPr>
        <w:t xml:space="preserve">Truth Commissions and Sexual Violence </w:t>
      </w:r>
    </w:p>
    <w:p w14:paraId="6B83842E" w14:textId="5E95DC3E" w:rsidR="00344794" w:rsidRDefault="00C321B2" w:rsidP="009356BD">
      <w:pPr>
        <w:jc w:val="center"/>
        <w:rPr>
          <w:b/>
          <w:bCs/>
          <w:sz w:val="36"/>
          <w:szCs w:val="36"/>
          <w:lang w:eastAsia="en-GB"/>
        </w:rPr>
      </w:pPr>
      <w:r w:rsidRPr="00592B28">
        <w:rPr>
          <w:b/>
          <w:bCs/>
          <w:sz w:val="36"/>
          <w:szCs w:val="36"/>
          <w:lang w:eastAsia="en-GB"/>
        </w:rPr>
        <w:t>– African and Latin American Experiences</w:t>
      </w:r>
    </w:p>
    <w:p w14:paraId="39617003" w14:textId="77777777" w:rsidR="00531513" w:rsidRDefault="00531513" w:rsidP="009356BD">
      <w:pPr>
        <w:jc w:val="center"/>
        <w:rPr>
          <w:b/>
          <w:bCs/>
          <w:sz w:val="28"/>
          <w:szCs w:val="28"/>
          <w:lang w:eastAsia="en-GB"/>
        </w:rPr>
      </w:pPr>
    </w:p>
    <w:p w14:paraId="24023546" w14:textId="54C43941" w:rsidR="00531513" w:rsidRPr="005A383B" w:rsidDel="00856F19" w:rsidRDefault="00531513" w:rsidP="009356BD">
      <w:pPr>
        <w:jc w:val="center"/>
        <w:rPr>
          <w:del w:id="0" w:author="Trond Kvamme" w:date="2025-09-26T10:24:00Z" w16du:dateUtc="2025-09-26T08:24:00Z"/>
          <w:b/>
          <w:bCs/>
          <w:sz w:val="28"/>
          <w:szCs w:val="28"/>
          <w:lang w:val="en-US" w:eastAsia="en-GB"/>
        </w:rPr>
      </w:pPr>
      <w:del w:id="1" w:author="Trond Kvamme" w:date="2025-09-26T10:24:00Z" w16du:dateUtc="2025-09-26T08:24:00Z">
        <w:r w:rsidRPr="005A383B" w:rsidDel="00856F19">
          <w:rPr>
            <w:b/>
            <w:bCs/>
            <w:sz w:val="28"/>
            <w:szCs w:val="28"/>
            <w:lang w:val="en-US" w:eastAsia="en-GB"/>
          </w:rPr>
          <w:delText>Trond CMI, draft 24.09.25</w:delText>
        </w:r>
        <w:r w:rsidR="004E741A" w:rsidRPr="005A383B" w:rsidDel="00856F19">
          <w:rPr>
            <w:b/>
            <w:bCs/>
            <w:sz w:val="28"/>
            <w:szCs w:val="28"/>
            <w:lang w:val="en-US" w:eastAsia="en-GB"/>
          </w:rPr>
          <w:delText xml:space="preserve"> w comm E</w:delText>
        </w:r>
        <w:r w:rsidR="004E741A" w:rsidDel="00856F19">
          <w:rPr>
            <w:b/>
            <w:bCs/>
            <w:sz w:val="28"/>
            <w:szCs w:val="28"/>
            <w:lang w:val="en-US" w:eastAsia="en-GB"/>
          </w:rPr>
          <w:delText>lin 26.09.25</w:delText>
        </w:r>
      </w:del>
    </w:p>
    <w:p w14:paraId="10B11CBA" w14:textId="77777777" w:rsidR="00316570" w:rsidRPr="005A383B" w:rsidRDefault="00316570" w:rsidP="00C321B2">
      <w:pPr>
        <w:pBdr>
          <w:bottom w:val="single" w:sz="6" w:space="1" w:color="auto"/>
        </w:pBdr>
        <w:rPr>
          <w:noProof/>
          <w:lang w:val="en-US"/>
        </w:rPr>
      </w:pPr>
    </w:p>
    <w:p w14:paraId="21320C9F" w14:textId="77777777" w:rsidR="00316570" w:rsidRPr="005A383B" w:rsidRDefault="00316570" w:rsidP="00C321B2">
      <w:pPr>
        <w:rPr>
          <w:noProof/>
          <w:lang w:val="en-US"/>
        </w:rPr>
      </w:pPr>
    </w:p>
    <w:p w14:paraId="2C0B61B5" w14:textId="77777777" w:rsidR="00C321B2" w:rsidRPr="005A383B" w:rsidRDefault="00C321B2" w:rsidP="00C321B2">
      <w:pPr>
        <w:rPr>
          <w:lang w:val="en-US"/>
        </w:rPr>
      </w:pPr>
    </w:p>
    <w:p w14:paraId="2FB91F71" w14:textId="15802EDB" w:rsidR="00C321B2" w:rsidRPr="003D6344" w:rsidRDefault="00C321B2" w:rsidP="00C321B2">
      <w:pPr>
        <w:tabs>
          <w:tab w:val="num" w:pos="1440"/>
        </w:tabs>
        <w:rPr>
          <w:rFonts w:ascii="Courier New" w:hAnsi="Courier New" w:cs="Courier New"/>
          <w:sz w:val="22"/>
          <w:szCs w:val="22"/>
        </w:rPr>
      </w:pPr>
      <w:r w:rsidRPr="003D6344">
        <w:rPr>
          <w:rFonts w:ascii="Courier New" w:hAnsi="Courier New" w:cs="Courier New"/>
          <w:b/>
          <w:bCs/>
          <w:sz w:val="22"/>
          <w:szCs w:val="22"/>
        </w:rPr>
        <w:t xml:space="preserve">Project Period: </w:t>
      </w:r>
      <w:r w:rsidR="000D50DC">
        <w:rPr>
          <w:rFonts w:ascii="Courier New" w:hAnsi="Courier New" w:cs="Courier New"/>
          <w:sz w:val="22"/>
          <w:szCs w:val="22"/>
        </w:rPr>
        <w:t>June</w:t>
      </w:r>
      <w:r w:rsidRPr="003D6344">
        <w:rPr>
          <w:rFonts w:ascii="Courier New" w:hAnsi="Courier New" w:cs="Courier New"/>
          <w:sz w:val="22"/>
          <w:szCs w:val="22"/>
        </w:rPr>
        <w:t xml:space="preserve"> 2021 - </w:t>
      </w:r>
      <w:r w:rsidR="000D50DC">
        <w:rPr>
          <w:rFonts w:ascii="Courier New" w:hAnsi="Courier New" w:cs="Courier New"/>
          <w:sz w:val="22"/>
          <w:szCs w:val="22"/>
        </w:rPr>
        <w:t>August</w:t>
      </w:r>
      <w:r w:rsidRPr="003D6344">
        <w:rPr>
          <w:rFonts w:ascii="Courier New" w:hAnsi="Courier New" w:cs="Courier New"/>
          <w:sz w:val="22"/>
          <w:szCs w:val="22"/>
        </w:rPr>
        <w:t xml:space="preserve"> 202</w:t>
      </w:r>
      <w:r w:rsidR="000D50DC">
        <w:rPr>
          <w:rFonts w:ascii="Courier New" w:hAnsi="Courier New" w:cs="Courier New"/>
          <w:sz w:val="22"/>
          <w:szCs w:val="22"/>
        </w:rPr>
        <w:t>5</w:t>
      </w:r>
    </w:p>
    <w:p w14:paraId="4E3627EF" w14:textId="77777777" w:rsidR="00C321B2" w:rsidRPr="003D6344" w:rsidRDefault="00C321B2" w:rsidP="00C321B2">
      <w:pPr>
        <w:tabs>
          <w:tab w:val="num" w:pos="1440"/>
        </w:tabs>
        <w:rPr>
          <w:rFonts w:ascii="Courier New" w:hAnsi="Courier New" w:cs="Courier New"/>
          <w:b/>
          <w:bCs/>
          <w:sz w:val="22"/>
          <w:szCs w:val="22"/>
        </w:rPr>
      </w:pPr>
    </w:p>
    <w:p w14:paraId="27B32006" w14:textId="4D4DEFD6" w:rsidR="00C321B2" w:rsidRPr="003D6344" w:rsidRDefault="00C321B2" w:rsidP="00C321B2">
      <w:pPr>
        <w:tabs>
          <w:tab w:val="num" w:pos="1440"/>
        </w:tabs>
        <w:rPr>
          <w:rFonts w:ascii="Courier New" w:hAnsi="Courier New" w:cs="Courier New"/>
          <w:sz w:val="22"/>
          <w:szCs w:val="22"/>
        </w:rPr>
      </w:pPr>
      <w:r w:rsidRPr="003D6344">
        <w:rPr>
          <w:rFonts w:ascii="Courier New" w:hAnsi="Courier New" w:cs="Courier New"/>
          <w:b/>
          <w:bCs/>
          <w:sz w:val="22"/>
          <w:szCs w:val="22"/>
        </w:rPr>
        <w:t>Funding Source</w:t>
      </w:r>
      <w:r w:rsidR="009356BD">
        <w:rPr>
          <w:rFonts w:ascii="Courier New" w:hAnsi="Courier New" w:cs="Courier New"/>
          <w:b/>
          <w:bCs/>
          <w:sz w:val="22"/>
          <w:szCs w:val="22"/>
        </w:rPr>
        <w:t xml:space="preserve"> / </w:t>
      </w:r>
      <w:r w:rsidR="009356BD" w:rsidRPr="003D6344">
        <w:rPr>
          <w:rFonts w:ascii="Courier New" w:hAnsi="Courier New" w:cs="Courier New"/>
          <w:b/>
          <w:bCs/>
          <w:sz w:val="22"/>
          <w:szCs w:val="22"/>
        </w:rPr>
        <w:t>Grant ID</w:t>
      </w:r>
      <w:r w:rsidRPr="003D6344">
        <w:rPr>
          <w:rFonts w:ascii="Courier New" w:hAnsi="Courier New" w:cs="Courier New"/>
          <w:b/>
          <w:bCs/>
          <w:sz w:val="22"/>
          <w:szCs w:val="22"/>
        </w:rPr>
        <w:t xml:space="preserve">: </w:t>
      </w:r>
      <w:r w:rsidRPr="003D6344">
        <w:rPr>
          <w:rFonts w:ascii="Courier New" w:hAnsi="Courier New" w:cs="Courier New"/>
          <w:sz w:val="22"/>
          <w:szCs w:val="22"/>
        </w:rPr>
        <w:t>Research Council of Norway, Project number: 314557</w:t>
      </w:r>
    </w:p>
    <w:p w14:paraId="5D6F71B5" w14:textId="77777777" w:rsidR="00C321B2" w:rsidRPr="003D6344" w:rsidRDefault="00C321B2" w:rsidP="00C321B2">
      <w:pPr>
        <w:rPr>
          <w:rFonts w:ascii="Courier New" w:hAnsi="Courier New" w:cs="Courier New"/>
          <w:b/>
          <w:bCs/>
          <w:sz w:val="22"/>
          <w:szCs w:val="22"/>
        </w:rPr>
      </w:pPr>
    </w:p>
    <w:p w14:paraId="426C1887" w14:textId="0AB3C6C3" w:rsidR="00C321B2" w:rsidRPr="003D6344" w:rsidRDefault="00C321B2" w:rsidP="00C321B2">
      <w:pPr>
        <w:tabs>
          <w:tab w:val="num" w:pos="1440"/>
        </w:tabs>
        <w:rPr>
          <w:rFonts w:ascii="Courier New" w:hAnsi="Courier New" w:cs="Courier New"/>
          <w:sz w:val="22"/>
          <w:szCs w:val="22"/>
        </w:rPr>
      </w:pPr>
      <w:r w:rsidRPr="003D6344">
        <w:rPr>
          <w:rFonts w:ascii="Courier New" w:hAnsi="Courier New" w:cs="Courier New"/>
          <w:b/>
          <w:bCs/>
          <w:sz w:val="22"/>
          <w:szCs w:val="22"/>
        </w:rPr>
        <w:t>Lead Institution:</w:t>
      </w:r>
      <w:r w:rsidRPr="003D6344">
        <w:rPr>
          <w:rFonts w:ascii="Courier New" w:hAnsi="Courier New" w:cs="Courier New"/>
          <w:sz w:val="22"/>
          <w:szCs w:val="22"/>
        </w:rPr>
        <w:t xml:space="preserve"> Chr. Michelsen Instit</w:t>
      </w:r>
      <w:r w:rsidR="00BF737C">
        <w:rPr>
          <w:rFonts w:ascii="Courier New" w:hAnsi="Courier New" w:cs="Courier New"/>
          <w:sz w:val="22"/>
          <w:szCs w:val="22"/>
        </w:rPr>
        <w:t>ute</w:t>
      </w:r>
      <w:r w:rsidRPr="003D6344">
        <w:rPr>
          <w:rFonts w:ascii="Courier New" w:hAnsi="Courier New" w:cs="Courier New"/>
          <w:sz w:val="22"/>
          <w:szCs w:val="22"/>
        </w:rPr>
        <w:t xml:space="preserve"> (CMI), Norway</w:t>
      </w:r>
    </w:p>
    <w:p w14:paraId="02DAA6A6" w14:textId="77777777" w:rsidR="00C321B2" w:rsidRPr="003D6344" w:rsidRDefault="00C321B2" w:rsidP="00C321B2">
      <w:pPr>
        <w:tabs>
          <w:tab w:val="num" w:pos="1440"/>
        </w:tabs>
        <w:rPr>
          <w:rFonts w:ascii="Courier New" w:hAnsi="Courier New" w:cs="Courier New"/>
          <w:sz w:val="22"/>
          <w:szCs w:val="22"/>
        </w:rPr>
      </w:pPr>
    </w:p>
    <w:p w14:paraId="47F5CFA7" w14:textId="50EE2B7B" w:rsidR="00C321B2" w:rsidRPr="003D6344" w:rsidRDefault="00C321B2" w:rsidP="00C321B2">
      <w:pPr>
        <w:rPr>
          <w:rFonts w:ascii="Courier New" w:hAnsi="Courier New" w:cs="Courier New"/>
          <w:sz w:val="22"/>
          <w:szCs w:val="22"/>
        </w:rPr>
      </w:pPr>
      <w:r w:rsidRPr="003D6344">
        <w:rPr>
          <w:rFonts w:ascii="Courier New" w:hAnsi="Courier New" w:cs="Courier New"/>
          <w:b/>
          <w:bCs/>
          <w:sz w:val="22"/>
          <w:szCs w:val="22"/>
        </w:rPr>
        <w:t>Partners:</w:t>
      </w:r>
      <w:r w:rsidRPr="003D6344">
        <w:rPr>
          <w:rFonts w:ascii="Courier New" w:hAnsi="Courier New" w:cs="Courier New"/>
          <w:sz w:val="22"/>
          <w:szCs w:val="22"/>
        </w:rPr>
        <w:t xml:space="preserve"> The Centre for the Study of Violence &amp; Reconciliation (CSVR), South Africa; Overseas Development Institute (ODI), United Kingdom; </w:t>
      </w:r>
      <w:r w:rsidR="004E741A" w:rsidRPr="004E741A">
        <w:rPr>
          <w:rFonts w:ascii="Courier New" w:hAnsi="Courier New" w:cs="Courier New"/>
          <w:sz w:val="22"/>
          <w:szCs w:val="22"/>
        </w:rPr>
        <w:t>Centro de Investigaciones y Estudios Superiores en Antropología Social (CIESAS)</w:t>
      </w:r>
      <w:r w:rsidRPr="003D6344">
        <w:rPr>
          <w:rFonts w:ascii="Courier New" w:hAnsi="Courier New" w:cs="Courier New"/>
          <w:sz w:val="22"/>
          <w:szCs w:val="22"/>
        </w:rPr>
        <w:t xml:space="preserve">, Mexico; </w:t>
      </w:r>
      <w:r w:rsidR="004E741A" w:rsidRPr="004E741A">
        <w:rPr>
          <w:rFonts w:ascii="Courier New" w:hAnsi="Courier New" w:cs="Courier New"/>
          <w:sz w:val="22"/>
          <w:szCs w:val="22"/>
        </w:rPr>
        <w:t xml:space="preserve">Peace Research Institute Oslo </w:t>
      </w:r>
      <w:r w:rsidRPr="003D6344">
        <w:rPr>
          <w:rFonts w:ascii="Courier New" w:hAnsi="Courier New" w:cs="Courier New"/>
          <w:sz w:val="22"/>
          <w:szCs w:val="22"/>
        </w:rPr>
        <w:t xml:space="preserve">(PRIO), Norway </w:t>
      </w:r>
    </w:p>
    <w:p w14:paraId="586060D6" w14:textId="77777777" w:rsidR="004E79DB" w:rsidRPr="003D6344" w:rsidRDefault="004E79DB" w:rsidP="00C321B2">
      <w:pPr>
        <w:rPr>
          <w:rFonts w:ascii="Courier New" w:hAnsi="Courier New" w:cs="Courier New"/>
          <w:sz w:val="22"/>
          <w:szCs w:val="22"/>
        </w:rPr>
      </w:pPr>
    </w:p>
    <w:p w14:paraId="533D5E22" w14:textId="3026F028" w:rsidR="004E79DB" w:rsidRDefault="004E79DB" w:rsidP="00C321B2">
      <w:pPr>
        <w:rPr>
          <w:rFonts w:ascii="Courier New" w:hAnsi="Courier New" w:cs="Courier New"/>
          <w:sz w:val="22"/>
          <w:szCs w:val="22"/>
        </w:rPr>
      </w:pPr>
      <w:r w:rsidRPr="003D6344">
        <w:rPr>
          <w:rFonts w:ascii="Courier New" w:hAnsi="Courier New" w:cs="Courier New"/>
          <w:b/>
          <w:bCs/>
          <w:sz w:val="22"/>
          <w:szCs w:val="22"/>
        </w:rPr>
        <w:t>Keywords</w:t>
      </w:r>
      <w:r w:rsidRPr="003D6344">
        <w:rPr>
          <w:rFonts w:ascii="Courier New" w:hAnsi="Courier New" w:cs="Courier New"/>
          <w:sz w:val="22"/>
          <w:szCs w:val="22"/>
        </w:rPr>
        <w:t>: Truth Commissions</w:t>
      </w:r>
      <w:r w:rsidR="004E741A">
        <w:rPr>
          <w:rFonts w:ascii="Courier New" w:hAnsi="Courier New" w:cs="Courier New"/>
          <w:sz w:val="22"/>
          <w:szCs w:val="22"/>
        </w:rPr>
        <w:t xml:space="preserve"> (TC)</w:t>
      </w:r>
      <w:r w:rsidRPr="003D6344">
        <w:rPr>
          <w:rFonts w:ascii="Courier New" w:hAnsi="Courier New" w:cs="Courier New"/>
          <w:sz w:val="22"/>
          <w:szCs w:val="22"/>
        </w:rPr>
        <w:t>; Conflict-Related Sexual Violence (CRSV); Transitional Justice</w:t>
      </w:r>
      <w:r w:rsidR="004E741A">
        <w:rPr>
          <w:rFonts w:ascii="Courier New" w:hAnsi="Courier New" w:cs="Courier New"/>
          <w:sz w:val="22"/>
          <w:szCs w:val="22"/>
        </w:rPr>
        <w:t xml:space="preserve"> (TJ)</w:t>
      </w:r>
      <w:r w:rsidRPr="003D6344">
        <w:rPr>
          <w:rFonts w:ascii="Courier New" w:hAnsi="Courier New" w:cs="Courier New"/>
          <w:sz w:val="22"/>
          <w:szCs w:val="22"/>
        </w:rPr>
        <w:t>; Women, Peace and Security (WPS); International Norm Diffusion; Policy Implementation; Reparations and Preventive Measures; Qualitative Comparative Analysis; Africa; Latin America</w:t>
      </w:r>
    </w:p>
    <w:p w14:paraId="6E02FBE2" w14:textId="77777777" w:rsidR="00792898" w:rsidRDefault="00792898" w:rsidP="00C321B2">
      <w:pPr>
        <w:rPr>
          <w:rFonts w:ascii="Courier New" w:hAnsi="Courier New" w:cs="Courier New"/>
          <w:sz w:val="22"/>
          <w:szCs w:val="22"/>
        </w:rPr>
      </w:pPr>
    </w:p>
    <w:p w14:paraId="36586384" w14:textId="4BCBA5EF" w:rsidR="00C321B2" w:rsidRPr="008A7DD2" w:rsidRDefault="00C321B2" w:rsidP="00C321B2">
      <w:pPr>
        <w:pBdr>
          <w:bottom w:val="single" w:sz="6" w:space="1" w:color="auto"/>
        </w:pBdr>
      </w:pPr>
    </w:p>
    <w:p w14:paraId="60F4BA91" w14:textId="77777777" w:rsidR="00792898" w:rsidRDefault="00792898" w:rsidP="00C321B2">
      <w:pPr>
        <w:rPr>
          <w:b/>
          <w:bCs/>
        </w:rPr>
      </w:pPr>
    </w:p>
    <w:p w14:paraId="21FB09C7" w14:textId="5096467A" w:rsidR="005A4D37" w:rsidRDefault="005A4D37" w:rsidP="005A4D37">
      <w:pPr>
        <w:spacing w:line="300" w:lineRule="atLeast"/>
        <w:rPr>
          <w:rFonts w:ascii="Segoe UI" w:hAnsi="Segoe UI" w:cs="Segoe UI"/>
          <w:sz w:val="21"/>
          <w:szCs w:val="21"/>
        </w:rPr>
      </w:pPr>
    </w:p>
    <w:p w14:paraId="248CCFFF" w14:textId="4B15975B" w:rsidR="00FF5714" w:rsidRPr="00FF5714" w:rsidRDefault="00AF31C1" w:rsidP="005A4D37">
      <w:pPr>
        <w:spacing w:line="300" w:lineRule="atLeast"/>
        <w:rPr>
          <w:rFonts w:ascii="Courier New" w:hAnsi="Courier New" w:cs="Courier New"/>
          <w:b/>
          <w:bCs/>
          <w:sz w:val="22"/>
          <w:szCs w:val="22"/>
        </w:rPr>
      </w:pPr>
      <w:r>
        <w:rPr>
          <w:rFonts w:ascii="Courier New" w:hAnsi="Courier New" w:cs="Courier New"/>
          <w:b/>
          <w:bCs/>
          <w:sz w:val="22"/>
          <w:szCs w:val="22"/>
        </w:rPr>
        <w:t>Document</w:t>
      </w:r>
      <w:r w:rsidR="00CE2401">
        <w:rPr>
          <w:rFonts w:ascii="Courier New" w:hAnsi="Courier New" w:cs="Courier New"/>
          <w:b/>
          <w:bCs/>
          <w:sz w:val="22"/>
          <w:szCs w:val="22"/>
        </w:rPr>
        <w:t xml:space="preserve"> summary</w:t>
      </w:r>
      <w:commentRangeStart w:id="2"/>
      <w:r w:rsidR="00FF5714" w:rsidRPr="00FF5714">
        <w:rPr>
          <w:rFonts w:ascii="Courier New" w:hAnsi="Courier New" w:cs="Courier New"/>
          <w:b/>
          <w:bCs/>
          <w:sz w:val="22"/>
          <w:szCs w:val="22"/>
        </w:rPr>
        <w:t xml:space="preserve"> </w:t>
      </w:r>
    </w:p>
    <w:p w14:paraId="2628F6A1" w14:textId="77777777" w:rsidR="00FF5714" w:rsidRPr="005A4D37" w:rsidRDefault="00FF5714" w:rsidP="005A4D37">
      <w:pPr>
        <w:spacing w:line="300" w:lineRule="atLeast"/>
        <w:rPr>
          <w:rFonts w:ascii="Segoe UI" w:hAnsi="Segoe UI" w:cs="Segoe UI"/>
          <w:sz w:val="21"/>
          <w:szCs w:val="21"/>
        </w:rPr>
      </w:pPr>
    </w:p>
    <w:tbl>
      <w:tblPr>
        <w:tblStyle w:val="TableGrid"/>
        <w:tblW w:w="0" w:type="auto"/>
        <w:tblLook w:val="04A0" w:firstRow="1" w:lastRow="0" w:firstColumn="1" w:lastColumn="0" w:noHBand="0" w:noVBand="1"/>
      </w:tblPr>
      <w:tblGrid>
        <w:gridCol w:w="2689"/>
        <w:gridCol w:w="6327"/>
      </w:tblGrid>
      <w:tr w:rsidR="007D090E" w:rsidRPr="00AA3043" w14:paraId="5E35FBE9" w14:textId="77777777" w:rsidTr="00AF31C1">
        <w:tc>
          <w:tcPr>
            <w:tcW w:w="2689" w:type="dxa"/>
            <w:hideMark/>
          </w:tcPr>
          <w:p w14:paraId="4D6136A5" w14:textId="77777777" w:rsidR="005A4D37" w:rsidRPr="00AA3043" w:rsidRDefault="005A4D37">
            <w:pPr>
              <w:rPr>
                <w:rFonts w:ascii="Courier New" w:hAnsi="Courier New" w:cs="Courier New"/>
                <w:sz w:val="22"/>
                <w:szCs w:val="22"/>
              </w:rPr>
            </w:pPr>
            <w:r w:rsidRPr="00AA3043">
              <w:rPr>
                <w:rStyle w:val="Strong"/>
                <w:rFonts w:ascii="Courier New" w:hAnsi="Courier New" w:cs="Courier New"/>
                <w:sz w:val="22"/>
                <w:szCs w:val="22"/>
              </w:rPr>
              <w:t>Title</w:t>
            </w:r>
          </w:p>
        </w:tc>
        <w:tc>
          <w:tcPr>
            <w:tcW w:w="6327" w:type="dxa"/>
            <w:hideMark/>
          </w:tcPr>
          <w:p w14:paraId="257A41AB" w14:textId="510E6359" w:rsidR="005A4D37" w:rsidRPr="00AA3043" w:rsidRDefault="00DF1702" w:rsidP="007D090E">
            <w:pPr>
              <w:rPr>
                <w:rFonts w:ascii="Courier New" w:hAnsi="Courier New" w:cs="Courier New"/>
                <w:sz w:val="22"/>
                <w:szCs w:val="22"/>
              </w:rPr>
            </w:pPr>
            <w:r w:rsidRPr="00AA3043">
              <w:rPr>
                <w:rFonts w:ascii="Courier New" w:hAnsi="Courier New" w:cs="Courier New"/>
                <w:sz w:val="22"/>
                <w:szCs w:val="22"/>
              </w:rPr>
              <w:t>Data Management Plan</w:t>
            </w:r>
            <w:r w:rsidR="007D090E" w:rsidRPr="00AA3043">
              <w:rPr>
                <w:rFonts w:ascii="Courier New" w:hAnsi="Courier New" w:cs="Courier New"/>
                <w:sz w:val="22"/>
                <w:szCs w:val="22"/>
              </w:rPr>
              <w:t xml:space="preserve"> for </w:t>
            </w:r>
            <w:r w:rsidRPr="00AA3043">
              <w:rPr>
                <w:rFonts w:ascii="Courier New" w:hAnsi="Courier New" w:cs="Courier New"/>
                <w:i/>
                <w:iCs/>
                <w:sz w:val="22"/>
                <w:szCs w:val="22"/>
              </w:rPr>
              <w:t>Truth Commissions and Sexual Violence</w:t>
            </w:r>
            <w:r w:rsidR="007D090E" w:rsidRPr="00AA3043">
              <w:rPr>
                <w:rFonts w:ascii="Courier New" w:hAnsi="Courier New" w:cs="Courier New"/>
                <w:i/>
                <w:iCs/>
                <w:sz w:val="22"/>
                <w:szCs w:val="22"/>
              </w:rPr>
              <w:t xml:space="preserve"> </w:t>
            </w:r>
            <w:r w:rsidRPr="00AA3043">
              <w:rPr>
                <w:rFonts w:ascii="Courier New" w:hAnsi="Courier New" w:cs="Courier New"/>
                <w:i/>
                <w:iCs/>
                <w:sz w:val="22"/>
                <w:szCs w:val="22"/>
              </w:rPr>
              <w:t>– African and Latin American Experiences</w:t>
            </w:r>
          </w:p>
        </w:tc>
      </w:tr>
      <w:tr w:rsidR="007D090E" w:rsidRPr="00AA3043" w14:paraId="3D50C535" w14:textId="77777777" w:rsidTr="00AF31C1">
        <w:tc>
          <w:tcPr>
            <w:tcW w:w="2689" w:type="dxa"/>
            <w:hideMark/>
          </w:tcPr>
          <w:p w14:paraId="580DFBB9" w14:textId="496F60AA" w:rsidR="005A4D37" w:rsidRPr="00AA3043" w:rsidRDefault="007D090E">
            <w:pPr>
              <w:rPr>
                <w:rFonts w:ascii="Courier New" w:hAnsi="Courier New" w:cs="Courier New"/>
                <w:sz w:val="22"/>
                <w:szCs w:val="22"/>
              </w:rPr>
            </w:pPr>
            <w:r w:rsidRPr="00AA3043">
              <w:rPr>
                <w:rStyle w:val="Strong"/>
                <w:rFonts w:ascii="Courier New" w:hAnsi="Courier New" w:cs="Courier New"/>
                <w:sz w:val="22"/>
                <w:szCs w:val="22"/>
              </w:rPr>
              <w:t xml:space="preserve">DMP </w:t>
            </w:r>
            <w:r w:rsidR="005A4D37" w:rsidRPr="00AA3043">
              <w:rPr>
                <w:rStyle w:val="Strong"/>
                <w:rFonts w:ascii="Courier New" w:hAnsi="Courier New" w:cs="Courier New"/>
                <w:sz w:val="22"/>
                <w:szCs w:val="22"/>
              </w:rPr>
              <w:t>Version</w:t>
            </w:r>
          </w:p>
        </w:tc>
        <w:tc>
          <w:tcPr>
            <w:tcW w:w="6327" w:type="dxa"/>
            <w:hideMark/>
          </w:tcPr>
          <w:p w14:paraId="2B7EDF7F" w14:textId="09B1E78C" w:rsidR="005A4D37" w:rsidRPr="00AA3043" w:rsidRDefault="004A5365">
            <w:pPr>
              <w:rPr>
                <w:rFonts w:ascii="Courier New" w:hAnsi="Courier New" w:cs="Courier New"/>
                <w:sz w:val="22"/>
                <w:szCs w:val="22"/>
              </w:rPr>
            </w:pPr>
            <w:r w:rsidRPr="00AA3043">
              <w:rPr>
                <w:rFonts w:ascii="Courier New" w:hAnsi="Courier New" w:cs="Courier New"/>
                <w:sz w:val="22"/>
                <w:szCs w:val="22"/>
              </w:rPr>
              <w:t>Final, end of project reporting</w:t>
            </w:r>
          </w:p>
        </w:tc>
      </w:tr>
      <w:tr w:rsidR="004A5365" w:rsidRPr="00AA3043" w14:paraId="1D85AF09" w14:textId="77777777" w:rsidTr="00AF31C1">
        <w:tc>
          <w:tcPr>
            <w:tcW w:w="2689" w:type="dxa"/>
          </w:tcPr>
          <w:p w14:paraId="6E5379D3" w14:textId="70460928" w:rsidR="004A5365" w:rsidRPr="00AA3043" w:rsidRDefault="004A5365">
            <w:pPr>
              <w:rPr>
                <w:rStyle w:val="Strong"/>
                <w:rFonts w:ascii="Courier New" w:hAnsi="Courier New" w:cs="Courier New"/>
                <w:sz w:val="22"/>
                <w:szCs w:val="22"/>
              </w:rPr>
            </w:pPr>
            <w:r w:rsidRPr="00AA3043">
              <w:rPr>
                <w:rStyle w:val="Strong"/>
                <w:rFonts w:ascii="Courier New" w:hAnsi="Courier New" w:cs="Courier New"/>
                <w:sz w:val="22"/>
                <w:szCs w:val="22"/>
              </w:rPr>
              <w:t>D</w:t>
            </w:r>
            <w:r w:rsidRPr="00AA3043">
              <w:rPr>
                <w:rStyle w:val="Strong"/>
                <w:rFonts w:ascii="Courier New" w:hAnsi="Courier New" w:cs="Courier New"/>
                <w:sz w:val="22"/>
                <w:szCs w:val="22"/>
              </w:rPr>
              <w:t>ocument Version</w:t>
            </w:r>
          </w:p>
        </w:tc>
        <w:tc>
          <w:tcPr>
            <w:tcW w:w="6327" w:type="dxa"/>
          </w:tcPr>
          <w:p w14:paraId="13757E94" w14:textId="6F2F84D1" w:rsidR="004A5365" w:rsidRPr="00AA3043" w:rsidRDefault="004A5365">
            <w:pPr>
              <w:rPr>
                <w:rFonts w:ascii="Courier New" w:hAnsi="Courier New" w:cs="Courier New"/>
                <w:sz w:val="22"/>
                <w:szCs w:val="22"/>
              </w:rPr>
            </w:pPr>
            <w:r w:rsidRPr="00AA3043">
              <w:rPr>
                <w:rFonts w:ascii="Courier New" w:hAnsi="Courier New" w:cs="Courier New"/>
                <w:sz w:val="22"/>
                <w:szCs w:val="22"/>
              </w:rPr>
              <w:t>2</w:t>
            </w:r>
            <w:r w:rsidR="00AA3043" w:rsidRPr="00AA3043">
              <w:rPr>
                <w:rFonts w:ascii="Courier New" w:hAnsi="Courier New" w:cs="Courier New"/>
                <w:sz w:val="22"/>
                <w:szCs w:val="22"/>
              </w:rPr>
              <w:t>.</w:t>
            </w:r>
            <w:r w:rsidR="00AA3043">
              <w:rPr>
                <w:rFonts w:ascii="Courier New" w:hAnsi="Courier New" w:cs="Courier New"/>
                <w:sz w:val="22"/>
                <w:szCs w:val="22"/>
              </w:rPr>
              <w:t>0</w:t>
            </w:r>
          </w:p>
        </w:tc>
      </w:tr>
      <w:tr w:rsidR="00835078" w:rsidRPr="00AA3043" w14:paraId="5A9F7E44" w14:textId="77777777" w:rsidTr="00AF31C1">
        <w:tc>
          <w:tcPr>
            <w:tcW w:w="2689" w:type="dxa"/>
          </w:tcPr>
          <w:p w14:paraId="151988E5" w14:textId="7A53B0F4" w:rsidR="00835078" w:rsidRPr="00AA3043" w:rsidRDefault="00835078">
            <w:pPr>
              <w:rPr>
                <w:rStyle w:val="Strong"/>
                <w:rFonts w:ascii="Courier New" w:hAnsi="Courier New" w:cs="Courier New"/>
                <w:sz w:val="22"/>
                <w:szCs w:val="22"/>
              </w:rPr>
            </w:pPr>
            <w:r>
              <w:rPr>
                <w:rStyle w:val="Strong"/>
                <w:rFonts w:ascii="Courier New" w:hAnsi="Courier New" w:cs="Courier New"/>
                <w:sz w:val="22"/>
                <w:szCs w:val="22"/>
              </w:rPr>
              <w:t>Date</w:t>
            </w:r>
          </w:p>
        </w:tc>
        <w:tc>
          <w:tcPr>
            <w:tcW w:w="6327" w:type="dxa"/>
          </w:tcPr>
          <w:p w14:paraId="0FA57C55" w14:textId="7B9D2F96" w:rsidR="00835078" w:rsidRPr="00AA3043" w:rsidRDefault="00DF332A">
            <w:pPr>
              <w:rPr>
                <w:rFonts w:ascii="Courier New" w:hAnsi="Courier New" w:cs="Courier New"/>
                <w:sz w:val="22"/>
                <w:szCs w:val="22"/>
              </w:rPr>
            </w:pPr>
            <w:r>
              <w:rPr>
                <w:rFonts w:ascii="Courier New" w:hAnsi="Courier New" w:cs="Courier New"/>
                <w:sz w:val="22"/>
                <w:szCs w:val="22"/>
              </w:rPr>
              <w:t>26.09.2025</w:t>
            </w:r>
          </w:p>
        </w:tc>
      </w:tr>
      <w:tr w:rsidR="007D090E" w:rsidRPr="00AA3043" w14:paraId="374E2E83" w14:textId="77777777" w:rsidTr="00AF31C1">
        <w:tc>
          <w:tcPr>
            <w:tcW w:w="2689" w:type="dxa"/>
          </w:tcPr>
          <w:p w14:paraId="5EAA5353" w14:textId="09044894" w:rsidR="005A4D37" w:rsidRPr="00AA3043" w:rsidRDefault="00AA3043">
            <w:pPr>
              <w:rPr>
                <w:rFonts w:ascii="Courier New" w:hAnsi="Courier New" w:cs="Courier New"/>
                <w:b/>
                <w:bCs/>
                <w:sz w:val="22"/>
                <w:szCs w:val="22"/>
              </w:rPr>
            </w:pPr>
            <w:r w:rsidRPr="00AA3043">
              <w:rPr>
                <w:rFonts w:ascii="Courier New" w:hAnsi="Courier New" w:cs="Courier New"/>
                <w:b/>
                <w:bCs/>
                <w:sz w:val="22"/>
                <w:szCs w:val="22"/>
              </w:rPr>
              <w:t>Authors</w:t>
            </w:r>
          </w:p>
        </w:tc>
        <w:tc>
          <w:tcPr>
            <w:tcW w:w="6327" w:type="dxa"/>
            <w:hideMark/>
          </w:tcPr>
          <w:p w14:paraId="695CFB03" w14:textId="77777777" w:rsidR="005A4D37" w:rsidRDefault="00AA3043">
            <w:pPr>
              <w:rPr>
                <w:rFonts w:ascii="Courier New" w:hAnsi="Courier New" w:cs="Courier New"/>
                <w:sz w:val="22"/>
                <w:szCs w:val="22"/>
              </w:rPr>
            </w:pPr>
            <w:r>
              <w:rPr>
                <w:rFonts w:ascii="Courier New" w:hAnsi="Courier New" w:cs="Courier New"/>
                <w:sz w:val="22"/>
                <w:szCs w:val="22"/>
              </w:rPr>
              <w:t>Elin Skaar, Project Lead, CMI</w:t>
            </w:r>
          </w:p>
          <w:p w14:paraId="474B8586" w14:textId="624CF54E" w:rsidR="00AA3043" w:rsidRPr="00AA3043" w:rsidRDefault="00AA3043">
            <w:pPr>
              <w:rPr>
                <w:rFonts w:ascii="Courier New" w:hAnsi="Courier New" w:cs="Courier New"/>
                <w:sz w:val="22"/>
                <w:szCs w:val="22"/>
              </w:rPr>
            </w:pPr>
            <w:r>
              <w:rPr>
                <w:rFonts w:ascii="Courier New" w:hAnsi="Courier New" w:cs="Courier New"/>
                <w:sz w:val="22"/>
                <w:szCs w:val="22"/>
              </w:rPr>
              <w:t>Trond Kvamme, Research Data Management Adviser, CMI</w:t>
            </w:r>
          </w:p>
        </w:tc>
      </w:tr>
    </w:tbl>
    <w:commentRangeEnd w:id="2"/>
    <w:p w14:paraId="03E4F6F8" w14:textId="31169E82" w:rsidR="005A4D37" w:rsidRDefault="0011334D" w:rsidP="005A4D37">
      <w:pPr>
        <w:spacing w:line="300" w:lineRule="atLeast"/>
        <w:rPr>
          <w:rFonts w:ascii="Segoe UI" w:hAnsi="Segoe UI" w:cs="Segoe UI"/>
          <w:sz w:val="21"/>
          <w:szCs w:val="21"/>
        </w:rPr>
      </w:pPr>
      <w:r>
        <w:rPr>
          <w:rStyle w:val="CommentReference"/>
        </w:rPr>
        <w:commentReference w:id="2"/>
      </w:r>
    </w:p>
    <w:p w14:paraId="25894A64" w14:textId="1EF7945B" w:rsidR="00DF1702" w:rsidRDefault="00DF1702">
      <w:pPr>
        <w:rPr>
          <w:rFonts w:ascii="Segoe UI" w:hAnsi="Segoe UI" w:cs="Segoe UI"/>
          <w:sz w:val="21"/>
          <w:szCs w:val="21"/>
        </w:rPr>
      </w:pPr>
      <w:r>
        <w:rPr>
          <w:rFonts w:ascii="Segoe UI" w:hAnsi="Segoe UI" w:cs="Segoe UI"/>
          <w:sz w:val="21"/>
          <w:szCs w:val="21"/>
        </w:rPr>
        <w:br w:type="page"/>
      </w:r>
    </w:p>
    <w:p w14:paraId="0AD67067" w14:textId="77777777" w:rsidR="00565D93" w:rsidRPr="00707DD6" w:rsidRDefault="00565D93" w:rsidP="00B201FD">
      <w:pPr>
        <w:pStyle w:val="Heading2"/>
      </w:pPr>
      <w:commentRangeStart w:id="3"/>
      <w:r w:rsidRPr="00707DD6">
        <w:t xml:space="preserve">List of abbreviations: </w:t>
      </w:r>
      <w:commentRangeEnd w:id="3"/>
      <w:r w:rsidR="004E741A">
        <w:rPr>
          <w:rStyle w:val="CommentReference"/>
          <w:rFonts w:asciiTheme="minorHAnsi" w:eastAsiaTheme="minorHAnsi" w:hAnsiTheme="minorHAnsi" w:cstheme="minorBidi"/>
          <w:color w:val="auto"/>
        </w:rPr>
        <w:commentReference w:id="3"/>
      </w:r>
    </w:p>
    <w:p w14:paraId="3B9F5722" w14:textId="77777777" w:rsidR="00707DD6" w:rsidRPr="006A2BF2" w:rsidRDefault="00707DD6">
      <w:pPr>
        <w:rPr>
          <w:rFonts w:ascii="Courier New" w:hAnsi="Courier New" w:cs="Courier New"/>
          <w:b/>
          <w:bCs/>
        </w:rPr>
      </w:pPr>
    </w:p>
    <w:p w14:paraId="1EB0C072" w14:textId="7D4FDFF7" w:rsidR="00841848" w:rsidRPr="006A2BF2" w:rsidRDefault="00841848" w:rsidP="00B201FD">
      <w:pPr>
        <w:pStyle w:val="ListParagraph"/>
        <w:numPr>
          <w:ilvl w:val="0"/>
          <w:numId w:val="24"/>
        </w:numPr>
      </w:pPr>
      <w:r w:rsidRPr="006A2BF2">
        <w:rPr>
          <w:rStyle w:val="Strong"/>
          <w:rFonts w:cs="Courier New"/>
        </w:rPr>
        <w:t>AES</w:t>
      </w:r>
      <w:r w:rsidRPr="006A2BF2">
        <w:t xml:space="preserve"> – Advanced Encryption Standard</w:t>
      </w:r>
    </w:p>
    <w:p w14:paraId="6AFA002B" w14:textId="6693B628" w:rsidR="004C199E" w:rsidRPr="006A2BF2" w:rsidRDefault="004C199E" w:rsidP="00B201FD">
      <w:pPr>
        <w:pStyle w:val="ListParagraph"/>
        <w:numPr>
          <w:ilvl w:val="0"/>
          <w:numId w:val="24"/>
        </w:numPr>
      </w:pPr>
      <w:r w:rsidRPr="006A2BF2">
        <w:rPr>
          <w:rStyle w:val="Strong"/>
          <w:rFonts w:cs="Courier New"/>
        </w:rPr>
        <w:t>CC0</w:t>
      </w:r>
      <w:r w:rsidRPr="006A2BF2">
        <w:t xml:space="preserve"> – Creative Commons Zero (public domain dedication)</w:t>
      </w:r>
    </w:p>
    <w:p w14:paraId="7A95ABB6" w14:textId="27165467" w:rsidR="000A35A3" w:rsidRPr="006A2BF2" w:rsidRDefault="000A35A3" w:rsidP="00B201FD">
      <w:pPr>
        <w:pStyle w:val="ListParagraph"/>
        <w:numPr>
          <w:ilvl w:val="0"/>
          <w:numId w:val="24"/>
        </w:numPr>
      </w:pPr>
      <w:r w:rsidRPr="006A2BF2">
        <w:rPr>
          <w:b/>
          <w:bCs/>
        </w:rPr>
        <w:t>CRSV</w:t>
      </w:r>
      <w:r w:rsidRPr="006A2BF2">
        <w:t xml:space="preserve"> – Conflict-Related Sexual Violence</w:t>
      </w:r>
    </w:p>
    <w:p w14:paraId="20C8BB4C" w14:textId="77777777" w:rsidR="000A35A3" w:rsidRPr="006A2BF2" w:rsidRDefault="000A35A3" w:rsidP="00B201FD">
      <w:pPr>
        <w:pStyle w:val="ListParagraph"/>
        <w:numPr>
          <w:ilvl w:val="0"/>
          <w:numId w:val="24"/>
        </w:numPr>
        <w:rPr>
          <w:lang w:val="it-IT"/>
        </w:rPr>
      </w:pPr>
      <w:r w:rsidRPr="006A2BF2">
        <w:rPr>
          <w:b/>
          <w:bCs/>
          <w:lang w:val="it-IT"/>
        </w:rPr>
        <w:t>DDI</w:t>
      </w:r>
      <w:r w:rsidRPr="006A2BF2">
        <w:rPr>
          <w:lang w:val="it-IT"/>
        </w:rPr>
        <w:t xml:space="preserve"> – Data Documentation Initiative (metadata standard)</w:t>
      </w:r>
    </w:p>
    <w:p w14:paraId="28D57D50" w14:textId="79FBB9AA" w:rsidR="004C199E" w:rsidRPr="006A2BF2" w:rsidRDefault="004C199E" w:rsidP="00B201FD">
      <w:pPr>
        <w:pStyle w:val="ListParagraph"/>
        <w:numPr>
          <w:ilvl w:val="0"/>
          <w:numId w:val="24"/>
        </w:numPr>
      </w:pPr>
      <w:r w:rsidRPr="006A2BF2">
        <w:rPr>
          <w:rStyle w:val="Strong"/>
          <w:rFonts w:cs="Courier New"/>
        </w:rPr>
        <w:t>DOI</w:t>
      </w:r>
      <w:r w:rsidRPr="006A2BF2">
        <w:t xml:space="preserve"> – Digital Object Identifier</w:t>
      </w:r>
    </w:p>
    <w:p w14:paraId="63DEA576" w14:textId="77777777" w:rsidR="000A35A3" w:rsidRPr="006A2BF2" w:rsidRDefault="000A35A3" w:rsidP="00B201FD">
      <w:pPr>
        <w:pStyle w:val="ListParagraph"/>
        <w:numPr>
          <w:ilvl w:val="0"/>
          <w:numId w:val="24"/>
        </w:numPr>
      </w:pPr>
      <w:r w:rsidRPr="006A2BF2">
        <w:rPr>
          <w:b/>
          <w:bCs/>
        </w:rPr>
        <w:t>DUA</w:t>
      </w:r>
      <w:r w:rsidRPr="006A2BF2">
        <w:t xml:space="preserve"> – Data Use Agreement</w:t>
      </w:r>
    </w:p>
    <w:p w14:paraId="74FD1B98" w14:textId="403D5FA9" w:rsidR="004C199E" w:rsidRPr="006A2BF2" w:rsidRDefault="004C199E" w:rsidP="00B201FD">
      <w:pPr>
        <w:pStyle w:val="ListParagraph"/>
        <w:numPr>
          <w:ilvl w:val="0"/>
          <w:numId w:val="24"/>
        </w:numPr>
      </w:pPr>
      <w:r w:rsidRPr="006A2BF2">
        <w:rPr>
          <w:rStyle w:val="Strong"/>
          <w:rFonts w:cs="Courier New"/>
        </w:rPr>
        <w:t>NGO/IO</w:t>
      </w:r>
      <w:r w:rsidRPr="006A2BF2">
        <w:t xml:space="preserve"> – Non-Governmental Organisation / International Organisation</w:t>
      </w:r>
    </w:p>
    <w:p w14:paraId="7EBF1D3F" w14:textId="00C19D0C" w:rsidR="00D41127" w:rsidRPr="006A2BF2" w:rsidRDefault="00D41127" w:rsidP="00B201FD">
      <w:pPr>
        <w:pStyle w:val="ListParagraph"/>
        <w:numPr>
          <w:ilvl w:val="0"/>
          <w:numId w:val="24"/>
        </w:numPr>
        <w:rPr>
          <w:lang w:val="nn-NO"/>
        </w:rPr>
      </w:pPr>
      <w:r w:rsidRPr="006A2BF2">
        <w:rPr>
          <w:rStyle w:val="Strong"/>
          <w:rFonts w:cs="Courier New"/>
          <w:lang w:val="nn-NO"/>
        </w:rPr>
        <w:t>NVA</w:t>
      </w:r>
      <w:r w:rsidRPr="006A2BF2">
        <w:rPr>
          <w:lang w:val="nn-NO"/>
        </w:rPr>
        <w:t xml:space="preserve"> – Norwegian National Archive (Nasjonalt vitenarkiv, Vitenarkivet)</w:t>
      </w:r>
    </w:p>
    <w:p w14:paraId="30A4D241" w14:textId="77777777" w:rsidR="000A35A3" w:rsidRPr="006A2BF2" w:rsidRDefault="000A35A3" w:rsidP="00B201FD">
      <w:pPr>
        <w:pStyle w:val="ListParagraph"/>
        <w:numPr>
          <w:ilvl w:val="0"/>
          <w:numId w:val="24"/>
        </w:numPr>
      </w:pPr>
      <w:r w:rsidRPr="006A2BF2">
        <w:rPr>
          <w:b/>
          <w:bCs/>
        </w:rPr>
        <w:t>PID</w:t>
      </w:r>
      <w:r w:rsidRPr="006A2BF2">
        <w:t xml:space="preserve"> – Persistent Identifier</w:t>
      </w:r>
    </w:p>
    <w:p w14:paraId="51062B67" w14:textId="77777777" w:rsidR="00B662A1" w:rsidRPr="006A2BF2" w:rsidRDefault="000A35A3" w:rsidP="00B201FD">
      <w:pPr>
        <w:pStyle w:val="ListParagraph"/>
        <w:numPr>
          <w:ilvl w:val="0"/>
          <w:numId w:val="24"/>
        </w:numPr>
      </w:pPr>
      <w:r w:rsidRPr="006A2BF2">
        <w:rPr>
          <w:b/>
          <w:bCs/>
        </w:rPr>
        <w:t>QCA</w:t>
      </w:r>
      <w:r w:rsidRPr="006A2BF2">
        <w:t xml:space="preserve"> – Qualitative Comparative Analysis</w:t>
      </w:r>
    </w:p>
    <w:p w14:paraId="32E34F64" w14:textId="73AB8FE5" w:rsidR="00B662A1" w:rsidRPr="006A2BF2" w:rsidRDefault="00B662A1" w:rsidP="00B201FD">
      <w:pPr>
        <w:pStyle w:val="ListParagraph"/>
        <w:numPr>
          <w:ilvl w:val="0"/>
          <w:numId w:val="24"/>
        </w:numPr>
      </w:pPr>
      <w:r w:rsidRPr="006A2BF2">
        <w:rPr>
          <w:b/>
          <w:bCs/>
        </w:rPr>
        <w:t>TC</w:t>
      </w:r>
      <w:r w:rsidRPr="006A2BF2">
        <w:t xml:space="preserve"> – Truth Commission</w:t>
      </w:r>
    </w:p>
    <w:p w14:paraId="1AED363A" w14:textId="33DC81D7" w:rsidR="004C199E" w:rsidRPr="006A2BF2" w:rsidRDefault="004C199E" w:rsidP="00B201FD">
      <w:pPr>
        <w:pStyle w:val="ListParagraph"/>
        <w:numPr>
          <w:ilvl w:val="0"/>
          <w:numId w:val="24"/>
        </w:numPr>
      </w:pPr>
      <w:r w:rsidRPr="006A2BF2">
        <w:rPr>
          <w:rStyle w:val="Strong"/>
          <w:rFonts w:cs="Courier New"/>
        </w:rPr>
        <w:t>TLS/SSL</w:t>
      </w:r>
      <w:r w:rsidRPr="006A2BF2">
        <w:t xml:space="preserve"> – Transport Layer Security / Secure Sockets Layer</w:t>
      </w:r>
    </w:p>
    <w:p w14:paraId="19C645CA" w14:textId="77777777" w:rsidR="00316570" w:rsidRPr="00E65B03" w:rsidRDefault="00316570" w:rsidP="00316570">
      <w:pPr>
        <w:rPr>
          <w:rFonts w:ascii="Courier New" w:hAnsi="Courier New" w:cs="Courier New"/>
          <w:sz w:val="22"/>
          <w:szCs w:val="22"/>
          <w:lang w:val="en-US"/>
        </w:rPr>
      </w:pPr>
    </w:p>
    <w:p w14:paraId="7A3A4508" w14:textId="44E2BAE6" w:rsidR="00360AF7" w:rsidRPr="00E65B03" w:rsidRDefault="00360AF7">
      <w:pPr>
        <w:rPr>
          <w:rFonts w:ascii="Courier New" w:hAnsi="Courier New" w:cs="Courier New"/>
          <w:sz w:val="22"/>
          <w:szCs w:val="22"/>
          <w:lang w:val="en-US"/>
        </w:rPr>
      </w:pPr>
      <w:r w:rsidRPr="00E65B03">
        <w:rPr>
          <w:rFonts w:ascii="Courier New" w:hAnsi="Courier New" w:cs="Courier New"/>
          <w:sz w:val="22"/>
          <w:szCs w:val="22"/>
          <w:lang w:val="en-US"/>
        </w:rPr>
        <w:br w:type="page"/>
      </w:r>
    </w:p>
    <w:p w14:paraId="7F5DB2CC" w14:textId="6B80BD15" w:rsidR="00316570" w:rsidRPr="00B201FD" w:rsidRDefault="00B201FD" w:rsidP="00B201FD">
      <w:pPr>
        <w:pStyle w:val="Heading2"/>
      </w:pPr>
      <w:commentRangeStart w:id="4"/>
      <w:r w:rsidRPr="00B201FD">
        <w:t xml:space="preserve">Project </w:t>
      </w:r>
      <w:r w:rsidR="00360AF7">
        <w:t>summary</w:t>
      </w:r>
      <w:commentRangeEnd w:id="4"/>
      <w:r w:rsidR="00546845">
        <w:rPr>
          <w:rStyle w:val="CommentReference"/>
          <w:rFonts w:asciiTheme="minorHAnsi" w:eastAsiaTheme="minorHAnsi" w:hAnsiTheme="minorHAnsi" w:cstheme="minorBidi"/>
          <w:color w:val="auto"/>
        </w:rPr>
        <w:commentReference w:id="4"/>
      </w:r>
    </w:p>
    <w:p w14:paraId="3D2CD168" w14:textId="77777777" w:rsidR="00B201FD" w:rsidRPr="00B201FD" w:rsidRDefault="00B201FD" w:rsidP="00316570">
      <w:pPr>
        <w:rPr>
          <w:rFonts w:ascii="Courier New" w:hAnsi="Courier New" w:cs="Courier New"/>
          <w:sz w:val="22"/>
          <w:szCs w:val="22"/>
        </w:rPr>
      </w:pPr>
    </w:p>
    <w:p w14:paraId="13ECCD73" w14:textId="47F9EA2C" w:rsidR="00360AF7" w:rsidRDefault="00360AF7" w:rsidP="00360AF7">
      <w:r>
        <w:t>Sexual violence committed during war is one of the great global challenges. UNSCR1325 has its 2</w:t>
      </w:r>
      <w:r w:rsidR="004E741A">
        <w:t>5</w:t>
      </w:r>
      <w:r>
        <w:t>th anniversary in 202</w:t>
      </w:r>
      <w:r w:rsidR="004E741A">
        <w:t>5</w:t>
      </w:r>
      <w:r>
        <w:t xml:space="preserve">. This landmark resolution commits the international community to take account of the gendered experience of conflict and violence and launched the Women, Peace and Security </w:t>
      </w:r>
      <w:r w:rsidR="004E741A">
        <w:t xml:space="preserve">(WPS) </w:t>
      </w:r>
      <w:r>
        <w:t>agenda. An otherwise large</w:t>
      </w:r>
      <w:r w:rsidR="004E741A">
        <w:t xml:space="preserve"> scholarly</w:t>
      </w:r>
      <w:r>
        <w:t xml:space="preserve"> literature on transitional justice has paid virtually no attention to how truth commissions interact with this policy agenda.</w:t>
      </w:r>
    </w:p>
    <w:p w14:paraId="7E9283C0" w14:textId="77777777" w:rsidR="00360AF7" w:rsidRDefault="00360AF7" w:rsidP="00360AF7"/>
    <w:p w14:paraId="55D547D2" w14:textId="1C0E51A0" w:rsidR="00360AF7" w:rsidRDefault="00360AF7" w:rsidP="00360AF7">
      <w:r>
        <w:t xml:space="preserve">This project investigates how Latin American and African truth commission since the early 1980s have dealt with conflict related sexual violence (CRSV) throughout their operations and in their recommendations, thus assessing how </w:t>
      </w:r>
      <w:commentRangeStart w:id="5"/>
      <w:r w:rsidR="004E741A">
        <w:t>truth commission</w:t>
      </w:r>
      <w:commentRangeEnd w:id="5"/>
      <w:r w:rsidR="004E741A">
        <w:rPr>
          <w:rStyle w:val="CommentReference"/>
        </w:rPr>
        <w:commentReference w:id="5"/>
      </w:r>
      <w:r>
        <w:t>s may have contributed (or not) to this global agenda, taking changing international norms and legal frameworks into account.</w:t>
      </w:r>
    </w:p>
    <w:p w14:paraId="723132DB" w14:textId="77777777" w:rsidR="00360AF7" w:rsidRDefault="00360AF7" w:rsidP="00360AF7"/>
    <w:p w14:paraId="6478E727" w14:textId="7D37A900" w:rsidR="00360AF7" w:rsidRDefault="00360AF7" w:rsidP="00360AF7">
      <w:r>
        <w:t xml:space="preserve">The research has primary relevance to intellectual and policy discourses on transitional justice in Africa and Latin America but carries a broader theoretical and policy potential. By establishing an empirically based database on the connections between </w:t>
      </w:r>
      <w:r w:rsidR="004E741A">
        <w:t xml:space="preserve">truth commission </w:t>
      </w:r>
      <w:r>
        <w:t>s and CRSV, the project provides an analytical basis for cross-regional research on the impact of collective truth-seeking mechanisms.</w:t>
      </w:r>
    </w:p>
    <w:p w14:paraId="0D48BD14" w14:textId="77777777" w:rsidR="00360AF7" w:rsidRDefault="00360AF7" w:rsidP="00360AF7"/>
    <w:p w14:paraId="3A8A700C" w14:textId="335BF171" w:rsidR="00360AF7" w:rsidRDefault="00360AF7" w:rsidP="00360AF7">
      <w:r>
        <w:t xml:space="preserve">The project has policy implications for the design of </w:t>
      </w:r>
      <w:r w:rsidR="004E741A">
        <w:t xml:space="preserve">truth commission </w:t>
      </w:r>
      <w:r>
        <w:t xml:space="preserve">s and recommendations that are credible and likely to be implemented in the field of CRSV, and for the management of expectations generated by </w:t>
      </w:r>
      <w:r w:rsidR="004E741A">
        <w:t xml:space="preserve">truth commission </w:t>
      </w:r>
      <w:r>
        <w:t>s among policymakers, activists, and mass publics.</w:t>
      </w:r>
    </w:p>
    <w:p w14:paraId="6BF956A5" w14:textId="77777777" w:rsidR="00360AF7" w:rsidRDefault="00360AF7" w:rsidP="00360AF7"/>
    <w:p w14:paraId="57FA663B" w14:textId="53319D81" w:rsidR="009B5F55" w:rsidRPr="008610E6" w:rsidRDefault="00360AF7" w:rsidP="00360AF7">
      <w:pPr>
        <w:rPr>
          <w:rFonts w:cs="Courier New"/>
        </w:rPr>
      </w:pPr>
      <w:r w:rsidRPr="008610E6">
        <w:t>The project was carried out jointly by an interdisciplinary research team based at the Chr. Michelsen Institute (</w:t>
      </w:r>
      <w:r w:rsidR="004E741A" w:rsidRPr="008610E6">
        <w:t xml:space="preserve">CMI, </w:t>
      </w:r>
      <w:r w:rsidRPr="008610E6">
        <w:t>Norway), the Centre for the Study of Violence &amp; Reconciliation (</w:t>
      </w:r>
      <w:r w:rsidR="004E741A" w:rsidRPr="008610E6">
        <w:t xml:space="preserve">CSVR, </w:t>
      </w:r>
      <w:r w:rsidRPr="008610E6">
        <w:t xml:space="preserve">South Africa), and </w:t>
      </w:r>
      <w:r w:rsidR="004E741A" w:rsidRPr="008610E6">
        <w:t xml:space="preserve">the </w:t>
      </w:r>
      <w:r w:rsidRPr="008610E6">
        <w:t>Overseas Development Institute (</w:t>
      </w:r>
      <w:r w:rsidR="004E741A" w:rsidRPr="008610E6">
        <w:t xml:space="preserve">ODI, </w:t>
      </w:r>
      <w:r w:rsidRPr="008610E6">
        <w:t xml:space="preserve">UK) in collaboration </w:t>
      </w:r>
      <w:r w:rsidR="004E741A" w:rsidRPr="008610E6">
        <w:t xml:space="preserve">with </w:t>
      </w:r>
      <w:r w:rsidR="004E741A" w:rsidRPr="008610E6">
        <w:rPr>
          <w:rFonts w:cs="Courier New"/>
        </w:rPr>
        <w:t xml:space="preserve">Centro de Investigaciones y Estudios Superiores en Antropología Social (CIESAS, </w:t>
      </w:r>
      <w:r w:rsidRPr="008610E6">
        <w:t xml:space="preserve">Mexico) and </w:t>
      </w:r>
      <w:r w:rsidR="004E741A" w:rsidRPr="008610E6">
        <w:t xml:space="preserve">the </w:t>
      </w:r>
      <w:r w:rsidR="004E741A" w:rsidRPr="008610E6">
        <w:rPr>
          <w:rFonts w:cs="Courier New"/>
        </w:rPr>
        <w:t>Peace Research Institute Oslo</w:t>
      </w:r>
      <w:r w:rsidR="004E741A" w:rsidRPr="008610E6">
        <w:t xml:space="preserve"> (</w:t>
      </w:r>
      <w:r w:rsidRPr="008610E6">
        <w:t>PRIO</w:t>
      </w:r>
      <w:r w:rsidR="004E741A" w:rsidRPr="008610E6">
        <w:t xml:space="preserve">, </w:t>
      </w:r>
      <w:r w:rsidRPr="008610E6">
        <w:t>Norway). The project builds on previous work on transitional justice, truth commissions &amp; CRSV in Latin America and Africa undertaken by the core research team and is intended to further strengthen competence in this rapidly expanding scholarly and policy field.</w:t>
      </w:r>
    </w:p>
    <w:p w14:paraId="027B3FB3" w14:textId="77777777" w:rsidR="009B5F55" w:rsidRDefault="009B5F55" w:rsidP="00316570">
      <w:pPr>
        <w:rPr>
          <w:rFonts w:ascii="Courier New" w:hAnsi="Courier New" w:cs="Courier New"/>
          <w:sz w:val="22"/>
          <w:szCs w:val="22"/>
        </w:rPr>
      </w:pPr>
    </w:p>
    <w:p w14:paraId="47BB6AA2" w14:textId="7BF69C65" w:rsidR="009B5F55" w:rsidRDefault="009B5F55">
      <w:pPr>
        <w:rPr>
          <w:rFonts w:ascii="Courier New" w:hAnsi="Courier New" w:cs="Courier New"/>
          <w:sz w:val="22"/>
          <w:szCs w:val="22"/>
        </w:rPr>
      </w:pPr>
      <w:r>
        <w:rPr>
          <w:rFonts w:ascii="Courier New" w:hAnsi="Courier New" w:cs="Courier New"/>
          <w:sz w:val="22"/>
          <w:szCs w:val="22"/>
        </w:rPr>
        <w:br w:type="page"/>
      </w:r>
    </w:p>
    <w:p w14:paraId="2DBFA44A" w14:textId="77C523C0" w:rsidR="00C321B2" w:rsidRPr="00B201FD" w:rsidRDefault="00C321B2" w:rsidP="00792898">
      <w:pPr>
        <w:pStyle w:val="Heading2"/>
      </w:pPr>
      <w:r w:rsidRPr="00B201FD">
        <w:t>Summary</w:t>
      </w:r>
      <w:r w:rsidR="00B201FD">
        <w:t xml:space="preserve"> of this DMP</w:t>
      </w:r>
    </w:p>
    <w:p w14:paraId="06F4382E" w14:textId="2ECAE3BE" w:rsidR="00344794" w:rsidRPr="008A7DD2" w:rsidRDefault="00C321B2" w:rsidP="00C321B2">
      <w:r w:rsidRPr="00B201FD">
        <w:t>This final Data Management</w:t>
      </w:r>
      <w:r w:rsidRPr="008A7DD2">
        <w:t xml:space="preserve"> Plan documents the data handling procedures implemented throughout the project and establishes the framework for post-project data retention, </w:t>
      </w:r>
      <w:r w:rsidR="00C2511F" w:rsidRPr="008A7DD2">
        <w:t xml:space="preserve">sharing, </w:t>
      </w:r>
      <w:r w:rsidRPr="008A7DD2">
        <w:t xml:space="preserve">preservation, and destruction. </w:t>
      </w:r>
      <w:r w:rsidR="00344794" w:rsidRPr="008A7DD2">
        <w:t>This</w:t>
      </w:r>
      <w:r w:rsidRPr="008A7DD2">
        <w:t xml:space="preserve"> DMP prioriti</w:t>
      </w:r>
      <w:r w:rsidR="00344794" w:rsidRPr="008A7DD2">
        <w:t>s</w:t>
      </w:r>
      <w:r w:rsidRPr="008A7DD2">
        <w:t xml:space="preserve">es the safety and confidentiality of informants through selective data </w:t>
      </w:r>
      <w:r w:rsidR="005255B8" w:rsidRPr="008A7DD2">
        <w:t>deletion</w:t>
      </w:r>
      <w:r w:rsidRPr="008A7DD2">
        <w:t xml:space="preserve"> and controlled access policies for sensitive materials. </w:t>
      </w:r>
    </w:p>
    <w:p w14:paraId="647E373F" w14:textId="77777777" w:rsidR="00344794" w:rsidRPr="008A7DD2" w:rsidRDefault="00344794" w:rsidP="00C321B2"/>
    <w:p w14:paraId="2EF375D9" w14:textId="31FB643C" w:rsidR="00C321B2" w:rsidRDefault="00CB24F3" w:rsidP="00C321B2">
      <w:r w:rsidRPr="00CB24F3">
        <w:t xml:space="preserve">The project produced a qualitative database on truth commissions and conflict-related sexual violence (CRSV), digitised commission reports, case study interview materials, and supporting datasets. The final open-access contributions will include a comprehensive anonymised database, a searchable digital library of commission reports, methodological documentation, and secondary datasets. Highly sensitive materials, </w:t>
      </w:r>
      <w:commentRangeStart w:id="6"/>
      <w:commentRangeStart w:id="7"/>
      <w:r w:rsidRPr="00CB24F3">
        <w:t xml:space="preserve">particularly interview recordings </w:t>
      </w:r>
      <w:commentRangeEnd w:id="6"/>
      <w:r w:rsidR="00252B48">
        <w:rPr>
          <w:rStyle w:val="CommentReference"/>
        </w:rPr>
        <w:commentReference w:id="6"/>
      </w:r>
      <w:commentRangeEnd w:id="7"/>
      <w:r w:rsidR="00DB36BC">
        <w:rPr>
          <w:rStyle w:val="CommentReference"/>
        </w:rPr>
        <w:commentReference w:id="7"/>
      </w:r>
      <w:r w:rsidRPr="00CB24F3">
        <w:t>and unredacted notes, will be securely deleted.</w:t>
      </w:r>
    </w:p>
    <w:p w14:paraId="5C8FC3C6" w14:textId="77777777" w:rsidR="00792898" w:rsidRPr="008A7DD2" w:rsidRDefault="00792898" w:rsidP="00C321B2"/>
    <w:p w14:paraId="77EEA1DB" w14:textId="79FDA426" w:rsidR="00C321B2" w:rsidRPr="008A7DD2" w:rsidRDefault="00C321B2" w:rsidP="005D6579">
      <w:pPr>
        <w:pStyle w:val="Heading2"/>
      </w:pPr>
      <w:r w:rsidRPr="008A7DD2">
        <w:t>Data Inventory and Classification</w:t>
      </w:r>
    </w:p>
    <w:p w14:paraId="18C445C6" w14:textId="3794D8E7" w:rsidR="00C321B2" w:rsidRPr="008A7DD2" w:rsidRDefault="00C321B2" w:rsidP="005850C5">
      <w:pPr>
        <w:pStyle w:val="Heading3"/>
      </w:pPr>
      <w:r w:rsidRPr="008A7DD2">
        <w:t xml:space="preserve">Data </w:t>
      </w:r>
      <w:r w:rsidR="003F5C03">
        <w:t>types</w:t>
      </w:r>
      <w:r w:rsidRPr="008A7DD2">
        <w:t xml:space="preserve"> </w:t>
      </w:r>
      <w:r w:rsidR="00646DBF">
        <w:t xml:space="preserve">and formats </w:t>
      </w:r>
      <w:r w:rsidR="00883CE0" w:rsidRPr="008A7DD2">
        <w:t>c</w:t>
      </w:r>
      <w:r w:rsidRPr="008A7DD2">
        <w:t>ollected:</w:t>
      </w:r>
    </w:p>
    <w:p w14:paraId="715611FA" w14:textId="77777777" w:rsidR="007B7D2A" w:rsidRDefault="007B7D2A" w:rsidP="007B7D2A"/>
    <w:p w14:paraId="4988FDE7" w14:textId="1BB80C56" w:rsidR="00F66CDB" w:rsidRPr="00F66CDB" w:rsidRDefault="00F66CDB" w:rsidP="00F66CDB">
      <w:pPr>
        <w:numPr>
          <w:ilvl w:val="0"/>
          <w:numId w:val="20"/>
        </w:numPr>
      </w:pPr>
      <w:commentRangeStart w:id="8"/>
      <w:r w:rsidRPr="00F66CDB">
        <w:rPr>
          <w:b/>
          <w:bCs/>
        </w:rPr>
        <w:t>Qualitative database</w:t>
      </w:r>
      <w:r w:rsidRPr="00F66CDB">
        <w:t xml:space="preserve">: A structured dataset covering </w:t>
      </w:r>
      <w:r w:rsidR="00252B48">
        <w:t>38</w:t>
      </w:r>
      <w:r w:rsidR="00252B48" w:rsidRPr="00F66CDB">
        <w:t xml:space="preserve"> </w:t>
      </w:r>
      <w:r w:rsidRPr="00F66CDB">
        <w:t>African and Latin American truth commissions with mandates addressing conflict-related sexual violence (CRSV). The database records mandates, strategies, reporting practices, recommendations, and implementation status</w:t>
      </w:r>
      <w:r w:rsidR="000B0417">
        <w:t xml:space="preserve"> (</w:t>
      </w:r>
      <w:r w:rsidR="000B0417" w:rsidRPr="000B0417">
        <w:rPr>
          <w:rFonts w:ascii="Courier New" w:hAnsi="Courier New" w:cs="Courier New"/>
          <w:i/>
          <w:iCs/>
          <w:sz w:val="22"/>
          <w:szCs w:val="22"/>
        </w:rPr>
        <w:t>CSV, XLSX, NVivo project files [.nvp]</w:t>
      </w:r>
      <w:r w:rsidR="000B0417" w:rsidRPr="000B0417">
        <w:t>)</w:t>
      </w:r>
    </w:p>
    <w:p w14:paraId="278155BF" w14:textId="04A83EF9" w:rsidR="00F66CDB" w:rsidRPr="00F66CDB" w:rsidRDefault="00F66CDB" w:rsidP="00F66CDB">
      <w:pPr>
        <w:numPr>
          <w:ilvl w:val="0"/>
          <w:numId w:val="20"/>
        </w:numPr>
      </w:pPr>
      <w:r w:rsidRPr="00F66CDB">
        <w:rPr>
          <w:b/>
          <w:bCs/>
        </w:rPr>
        <w:t>Digitised truth commission reports and supporting documents</w:t>
      </w:r>
      <w:r w:rsidRPr="00F66CDB">
        <w:t>: Final commission reports and related materials used for analysis, including government publications, reports by NGOs and international organisations, scholarly articles, and relevant media sources</w:t>
      </w:r>
      <w:r w:rsidR="00366988">
        <w:t xml:space="preserve"> (</w:t>
      </w:r>
      <w:r w:rsidR="00366988" w:rsidRPr="00366988">
        <w:rPr>
          <w:rFonts w:ascii="Courier New" w:hAnsi="Courier New" w:cs="Courier New"/>
          <w:i/>
          <w:iCs/>
          <w:sz w:val="22"/>
          <w:szCs w:val="22"/>
        </w:rPr>
        <w:t>PDF, DOCX, TXT</w:t>
      </w:r>
      <w:r w:rsidR="00366988">
        <w:t>)</w:t>
      </w:r>
    </w:p>
    <w:p w14:paraId="27C33729" w14:textId="461B72B4" w:rsidR="00F66CDB" w:rsidRPr="00F66CDB" w:rsidRDefault="00F66CDB" w:rsidP="00F66CDB">
      <w:pPr>
        <w:numPr>
          <w:ilvl w:val="0"/>
          <w:numId w:val="20"/>
        </w:numPr>
      </w:pPr>
      <w:r w:rsidRPr="00F66CDB">
        <w:rPr>
          <w:b/>
          <w:bCs/>
        </w:rPr>
        <w:t>Key-informant interview materials</w:t>
      </w:r>
      <w:r w:rsidRPr="00F66CDB">
        <w:t xml:space="preserve">: Transcripts and notes from interviews conducted in </w:t>
      </w:r>
      <w:r w:rsidR="00252B48">
        <w:t>three</w:t>
      </w:r>
      <w:r w:rsidR="00252B48" w:rsidRPr="00F66CDB">
        <w:t xml:space="preserve"> </w:t>
      </w:r>
      <w:r w:rsidRPr="00F66CDB">
        <w:t xml:space="preserve">case study countries (Guatemala, Kenya, </w:t>
      </w:r>
      <w:r w:rsidR="00252B48">
        <w:t xml:space="preserve">and </w:t>
      </w:r>
      <w:r w:rsidRPr="00F66CDB">
        <w:t>Colombia</w:t>
      </w:r>
      <w:r w:rsidR="00252B48">
        <w:t>)</w:t>
      </w:r>
      <w:r w:rsidRPr="00F66CDB">
        <w:t>,). These materials are pseudonymised and form a central empirical source for the project</w:t>
      </w:r>
      <w:r w:rsidR="00466CD0">
        <w:t>. (</w:t>
      </w:r>
      <w:r w:rsidR="00466CD0" w:rsidRPr="00466CD0">
        <w:rPr>
          <w:rFonts w:ascii="Courier New" w:hAnsi="Courier New" w:cs="Courier New"/>
          <w:i/>
          <w:iCs/>
          <w:sz w:val="22"/>
          <w:szCs w:val="22"/>
        </w:rPr>
        <w:t>DOCX, PDF, TXT, CSV</w:t>
      </w:r>
      <w:r w:rsidR="00466CD0">
        <w:t>)</w:t>
      </w:r>
    </w:p>
    <w:p w14:paraId="0727F145" w14:textId="2460D82D" w:rsidR="00F66CDB" w:rsidRPr="00F66CDB" w:rsidRDefault="00F66CDB" w:rsidP="00F66CDB">
      <w:pPr>
        <w:numPr>
          <w:ilvl w:val="0"/>
          <w:numId w:val="20"/>
        </w:numPr>
      </w:pPr>
      <w:r w:rsidRPr="00F66CDB">
        <w:rPr>
          <w:b/>
          <w:bCs/>
        </w:rPr>
        <w:t>Researcher field notes and analytic memos</w:t>
      </w:r>
      <w:r w:rsidRPr="00F66CDB">
        <w:t>: Notes taken during fieldwork and reflective memos capturing analytic decisions and contextual insights relevant for the interpretation of case studies</w:t>
      </w:r>
      <w:r w:rsidR="00E3633E">
        <w:t>. (</w:t>
      </w:r>
      <w:r w:rsidR="00E3633E" w:rsidRPr="00E3633E">
        <w:rPr>
          <w:rFonts w:ascii="Courier New" w:hAnsi="Courier New" w:cs="Courier New"/>
          <w:i/>
          <w:iCs/>
          <w:sz w:val="22"/>
          <w:szCs w:val="22"/>
        </w:rPr>
        <w:t>DOCX, PDF, TXT</w:t>
      </w:r>
      <w:r w:rsidR="00E3633E">
        <w:t>)</w:t>
      </w:r>
    </w:p>
    <w:p w14:paraId="225FA196" w14:textId="1C069455" w:rsidR="00F66CDB" w:rsidRPr="00F66CDB" w:rsidRDefault="00F66CDB" w:rsidP="00F66CDB">
      <w:pPr>
        <w:numPr>
          <w:ilvl w:val="0"/>
          <w:numId w:val="20"/>
        </w:numPr>
      </w:pPr>
      <w:commentRangeStart w:id="9"/>
      <w:r w:rsidRPr="00F66CDB">
        <w:rPr>
          <w:b/>
          <w:bCs/>
        </w:rPr>
        <w:t>NVivo outputs</w:t>
      </w:r>
      <w:r w:rsidRPr="00F66CDB">
        <w:t>: Coding artefacts and project files produced during qualitative content analysis, including coding trees, node structures, and memo links.</w:t>
      </w:r>
      <w:r w:rsidR="00A56045">
        <w:t xml:space="preserve"> (</w:t>
      </w:r>
      <w:r w:rsidR="0040175F" w:rsidRPr="0040175F">
        <w:rPr>
          <w:rFonts w:ascii="Courier New" w:hAnsi="Courier New" w:cs="Courier New"/>
          <w:i/>
          <w:iCs/>
          <w:sz w:val="22"/>
          <w:szCs w:val="22"/>
        </w:rPr>
        <w:t xml:space="preserve">NVP, CSV/XML </w:t>
      </w:r>
      <w:r w:rsidR="0040175F" w:rsidRPr="0040175F">
        <w:rPr>
          <w:rFonts w:cs="Courier New"/>
          <w:sz w:val="22"/>
          <w:szCs w:val="22"/>
        </w:rPr>
        <w:t>for preservation</w:t>
      </w:r>
      <w:r w:rsidR="0040175F">
        <w:t>).</w:t>
      </w:r>
      <w:commentRangeEnd w:id="9"/>
      <w:r w:rsidR="00252B48">
        <w:rPr>
          <w:rStyle w:val="CommentReference"/>
        </w:rPr>
        <w:commentReference w:id="9"/>
      </w:r>
    </w:p>
    <w:p w14:paraId="49C6AFD7" w14:textId="51D7201E" w:rsidR="00F66CDB" w:rsidRPr="00F66CDB" w:rsidRDefault="00F66CDB" w:rsidP="00F66CDB">
      <w:pPr>
        <w:numPr>
          <w:ilvl w:val="0"/>
          <w:numId w:val="20"/>
        </w:numPr>
      </w:pPr>
      <w:r w:rsidRPr="00F66CDB">
        <w:rPr>
          <w:b/>
          <w:bCs/>
        </w:rPr>
        <w:t>Working tables for dataset construction</w:t>
      </w:r>
      <w:r w:rsidRPr="00F66CDB">
        <w:t>: Intermediate spreadsheets used to assemble and validate the qualitative database before final release.</w:t>
      </w:r>
      <w:r w:rsidR="00E3633E">
        <w:t xml:space="preserve"> </w:t>
      </w:r>
      <w:r w:rsidR="00E3633E" w:rsidRPr="00F66CDB">
        <w:t>(</w:t>
      </w:r>
      <w:r w:rsidR="00E3633E" w:rsidRPr="00F66CDB">
        <w:rPr>
          <w:rFonts w:ascii="Courier New" w:hAnsi="Courier New" w:cs="Courier New"/>
          <w:i/>
          <w:iCs/>
          <w:sz w:val="22"/>
          <w:szCs w:val="22"/>
        </w:rPr>
        <w:t>CSV/XLSX</w:t>
      </w:r>
      <w:r w:rsidR="00E3633E" w:rsidRPr="00F66CDB">
        <w:t>)</w:t>
      </w:r>
    </w:p>
    <w:p w14:paraId="6654955B" w14:textId="722CFB35" w:rsidR="00F66CDB" w:rsidRPr="00F66CDB" w:rsidRDefault="00F66CDB" w:rsidP="00F66CDB">
      <w:pPr>
        <w:numPr>
          <w:ilvl w:val="0"/>
          <w:numId w:val="20"/>
        </w:numPr>
      </w:pPr>
      <w:r w:rsidRPr="1494816F">
        <w:rPr>
          <w:b/>
          <w:bCs/>
        </w:rPr>
        <w:t>QCA dataset</w:t>
      </w:r>
      <w:r>
        <w:t>: A structured table used to conduct qualitative comparative analysis across multiple truth commissions.</w:t>
      </w:r>
      <w:r w:rsidR="00775509">
        <w:t xml:space="preserve"> (</w:t>
      </w:r>
      <w:r w:rsidR="00775509" w:rsidRPr="1494816F">
        <w:rPr>
          <w:rFonts w:ascii="Courier New" w:hAnsi="Courier New" w:cs="Courier New"/>
          <w:i/>
          <w:iCs/>
          <w:sz w:val="22"/>
          <w:szCs w:val="22"/>
        </w:rPr>
        <w:t>CSV, XLSX</w:t>
      </w:r>
      <w:r w:rsidR="00775509">
        <w:t>)</w:t>
      </w:r>
    </w:p>
    <w:p w14:paraId="55F2C47C" w14:textId="1CFF748E" w:rsidR="00F66CDB" w:rsidRPr="00F66CDB" w:rsidRDefault="00F66CDB" w:rsidP="00F66CDB">
      <w:pPr>
        <w:numPr>
          <w:ilvl w:val="0"/>
          <w:numId w:val="20"/>
        </w:numPr>
      </w:pPr>
      <w:r w:rsidRPr="00F66CDB">
        <w:rPr>
          <w:b/>
          <w:bCs/>
        </w:rPr>
        <w:t>Timeline dataset</w:t>
      </w:r>
      <w:r w:rsidRPr="00F66CDB">
        <w:t>: A chronological dataset documenting the evolution of international norms and legal frameworks on CRSV, capturing key provisions and their adoption over time</w:t>
      </w:r>
      <w:r w:rsidR="00646DBF">
        <w:t>. (</w:t>
      </w:r>
      <w:r w:rsidR="00646DBF" w:rsidRPr="00646DBF">
        <w:rPr>
          <w:rFonts w:ascii="Courier New" w:hAnsi="Courier New" w:cs="Courier New"/>
          <w:sz w:val="22"/>
          <w:szCs w:val="22"/>
        </w:rPr>
        <w:t>CSV, XLSX</w:t>
      </w:r>
      <w:r w:rsidR="00646DBF">
        <w:t>)</w:t>
      </w:r>
    </w:p>
    <w:p w14:paraId="5D68AF9F" w14:textId="5EFBE85A" w:rsidR="00F66CDB" w:rsidRPr="00646DBF" w:rsidRDefault="00F66CDB" w:rsidP="00F66CDB">
      <w:pPr>
        <w:numPr>
          <w:ilvl w:val="0"/>
          <w:numId w:val="20"/>
        </w:numPr>
      </w:pPr>
      <w:r w:rsidRPr="00F66CDB">
        <w:rPr>
          <w:b/>
          <w:bCs/>
        </w:rPr>
        <w:t>Audio recordings of interviews</w:t>
      </w:r>
      <w:r w:rsidRPr="00F66CDB">
        <w:t xml:space="preserve">: Recordings collected for transcription and quality control purposes. </w:t>
      </w:r>
      <w:commentRangeStart w:id="10"/>
      <w:r w:rsidRPr="00F66CDB">
        <w:t xml:space="preserve">These are considered highly sensitive </w:t>
      </w:r>
      <w:commentRangeEnd w:id="10"/>
      <w:r w:rsidR="00252B48">
        <w:rPr>
          <w:rStyle w:val="CommentReference"/>
        </w:rPr>
        <w:commentReference w:id="10"/>
      </w:r>
      <w:r w:rsidRPr="00F66CDB">
        <w:t>and retained only temporarily.</w:t>
      </w:r>
      <w:r w:rsidR="00646DBF">
        <w:t xml:space="preserve"> (</w:t>
      </w:r>
      <w:r w:rsidR="00646DBF" w:rsidRPr="00646DBF">
        <w:rPr>
          <w:rFonts w:ascii="Courier New" w:hAnsi="Courier New" w:cs="Courier New"/>
          <w:i/>
          <w:iCs/>
          <w:sz w:val="22"/>
          <w:szCs w:val="22"/>
        </w:rPr>
        <w:t>WAV, MP3</w:t>
      </w:r>
      <w:r w:rsidR="00646DBF">
        <w:t>)</w:t>
      </w:r>
      <w:commentRangeEnd w:id="8"/>
      <w:r w:rsidR="001245F5">
        <w:rPr>
          <w:rStyle w:val="CommentReference"/>
        </w:rPr>
        <w:commentReference w:id="8"/>
      </w:r>
    </w:p>
    <w:p w14:paraId="5EAFFB17" w14:textId="77777777" w:rsidR="00646DBF" w:rsidRPr="00F66CDB" w:rsidRDefault="00646DBF" w:rsidP="00646DBF">
      <w:pPr>
        <w:ind w:left="720"/>
      </w:pPr>
    </w:p>
    <w:p w14:paraId="790020AC" w14:textId="4756DDC6" w:rsidR="00C321B2" w:rsidRPr="008A7DD2" w:rsidRDefault="00C321B2" w:rsidP="005850C5">
      <w:pPr>
        <w:pStyle w:val="Heading3"/>
      </w:pPr>
      <w:r w:rsidRPr="008A7DD2">
        <w:t xml:space="preserve">Data </w:t>
      </w:r>
      <w:r w:rsidR="00FC3393">
        <w:t>s</w:t>
      </w:r>
      <w:r w:rsidRPr="008A7DD2">
        <w:t xml:space="preserve">ensitivity </w:t>
      </w:r>
      <w:r w:rsidR="00FC3393">
        <w:t>c</w:t>
      </w:r>
      <w:r w:rsidRPr="008A7DD2">
        <w:t>lassification</w:t>
      </w:r>
    </w:p>
    <w:p w14:paraId="2FAB3E85" w14:textId="17D17C19" w:rsidR="00C321B2" w:rsidRPr="008A7DD2" w:rsidRDefault="00C321B2" w:rsidP="000C1117">
      <w:r w:rsidRPr="000C1117">
        <w:rPr>
          <w:b/>
          <w:bCs/>
        </w:rPr>
        <w:t>Highly Restricted:</w:t>
      </w:r>
      <w:r w:rsidRPr="008A7DD2">
        <w:t xml:space="preserve"> Raw, unredacted </w:t>
      </w:r>
      <w:commentRangeStart w:id="11"/>
      <w:r w:rsidRPr="008A7DD2">
        <w:t xml:space="preserve">key informant interview notes </w:t>
      </w:r>
      <w:commentRangeEnd w:id="11"/>
      <w:r w:rsidR="00252B48">
        <w:rPr>
          <w:rStyle w:val="CommentReference"/>
        </w:rPr>
        <w:commentReference w:id="11"/>
      </w:r>
      <w:r w:rsidRPr="008A7DD2">
        <w:t>or transcripts that could identify individuals discussing sensitive topics related to sexual violence.</w:t>
      </w:r>
    </w:p>
    <w:p w14:paraId="306CC389" w14:textId="77777777" w:rsidR="000C1117" w:rsidRDefault="000C1117" w:rsidP="000C1117">
      <w:pPr>
        <w:rPr>
          <w:b/>
          <w:bCs/>
        </w:rPr>
      </w:pPr>
    </w:p>
    <w:p w14:paraId="578A4131" w14:textId="220B8EAA" w:rsidR="00C321B2" w:rsidRPr="008A7DD2" w:rsidRDefault="00C321B2" w:rsidP="000C1117">
      <w:r w:rsidRPr="000C1117">
        <w:rPr>
          <w:b/>
          <w:bCs/>
        </w:rPr>
        <w:t>Restricted:</w:t>
      </w:r>
      <w:r w:rsidRPr="008A7DD2">
        <w:t xml:space="preserve"> </w:t>
      </w:r>
      <w:r w:rsidR="00975271">
        <w:t>Pseudonymised interview transcripts and detailed field notes or analytical artefacts that retain contextual details posing a re-identification risk (e.g., NVivo project files, working tables)</w:t>
      </w:r>
      <w:r w:rsidR="00DF1EE1">
        <w:t>.</w:t>
      </w:r>
    </w:p>
    <w:p w14:paraId="1C36E0D7" w14:textId="77777777" w:rsidR="000C1117" w:rsidRDefault="000C1117" w:rsidP="000C1117">
      <w:pPr>
        <w:rPr>
          <w:b/>
          <w:bCs/>
        </w:rPr>
      </w:pPr>
    </w:p>
    <w:p w14:paraId="6DF3DC93" w14:textId="2CB7A4B8" w:rsidR="00C321B2" w:rsidRPr="008A7DD2" w:rsidRDefault="00C321B2" w:rsidP="000C1117">
      <w:r w:rsidRPr="000C1117">
        <w:rPr>
          <w:b/>
          <w:bCs/>
        </w:rPr>
        <w:t>Controlled Access</w:t>
      </w:r>
      <w:r w:rsidR="00894420" w:rsidRPr="000C1117">
        <w:rPr>
          <w:b/>
          <w:bCs/>
        </w:rPr>
        <w:t xml:space="preserve"> (transitional)</w:t>
      </w:r>
      <w:r w:rsidRPr="000C1117">
        <w:rPr>
          <w:b/>
          <w:bCs/>
        </w:rPr>
        <w:t>:</w:t>
      </w:r>
      <w:r w:rsidRPr="008A7DD2">
        <w:t xml:space="preserve"> </w:t>
      </w:r>
      <w:r w:rsidR="00227D12">
        <w:t xml:space="preserve">Data accessible only under institutional oversight and specific approval, with restrictions on re-identification and reuse. This applies both during the transitional retention period (2025–2026, when </w:t>
      </w:r>
      <w:r w:rsidR="00227D12">
        <w:rPr>
          <w:rStyle w:val="Strong"/>
        </w:rPr>
        <w:t>all data are controlled access</w:t>
      </w:r>
      <w:r w:rsidR="00227D12">
        <w:t>) and, in exceptional cases, beyond retention for materials that cannot be openly shared yet are too valuable to delete outright</w:t>
      </w:r>
      <w:r w:rsidR="00894420">
        <w:t>.</w:t>
      </w:r>
    </w:p>
    <w:p w14:paraId="20E57996" w14:textId="77777777" w:rsidR="000C1117" w:rsidRDefault="000C1117" w:rsidP="000C1117">
      <w:pPr>
        <w:rPr>
          <w:b/>
          <w:bCs/>
        </w:rPr>
      </w:pPr>
    </w:p>
    <w:p w14:paraId="3F61E332" w14:textId="47BDC97A" w:rsidR="00C321B2" w:rsidRPr="008A7DD2" w:rsidRDefault="00C321B2" w:rsidP="000C1117">
      <w:r w:rsidRPr="000C1117">
        <w:rPr>
          <w:b/>
          <w:bCs/>
        </w:rPr>
        <w:t>Open</w:t>
      </w:r>
      <w:r w:rsidR="00C973EB" w:rsidRPr="000C1117">
        <w:rPr>
          <w:b/>
          <w:bCs/>
        </w:rPr>
        <w:t xml:space="preserve"> Access</w:t>
      </w:r>
      <w:r w:rsidR="005D0E3C" w:rsidRPr="000C1117">
        <w:rPr>
          <w:b/>
          <w:bCs/>
        </w:rPr>
        <w:t>/Public</w:t>
      </w:r>
      <w:r w:rsidRPr="000C1117">
        <w:rPr>
          <w:b/>
          <w:bCs/>
        </w:rPr>
        <w:t>:</w:t>
      </w:r>
      <w:r w:rsidRPr="008A7DD2">
        <w:t xml:space="preserve"> </w:t>
      </w:r>
      <w:r w:rsidR="00227D12">
        <w:t xml:space="preserve">Final, publicly available datasets and documentation (e.g., qualitative database, digitised TC reports where permissible, QCA and timeline datasets, publications, </w:t>
      </w:r>
      <w:commentRangeStart w:id="12"/>
      <w:commentRangeStart w:id="13"/>
      <w:del w:id="14" w:author="Trond Kvamme" w:date="2025-09-26T10:06:00Z" w16du:dateUtc="2025-09-26T08:06:00Z">
        <w:r w:rsidR="00227D12" w:rsidDel="00F875F0">
          <w:delText>website bundle</w:delText>
        </w:r>
        <w:commentRangeEnd w:id="12"/>
        <w:r w:rsidR="002D6C24" w:rsidDel="00F875F0">
          <w:rPr>
            <w:rStyle w:val="CommentReference"/>
          </w:rPr>
          <w:commentReference w:id="12"/>
        </w:r>
      </w:del>
      <w:commentRangeEnd w:id="13"/>
      <w:r w:rsidR="00F875F0">
        <w:rPr>
          <w:rStyle w:val="CommentReference"/>
        </w:rPr>
        <w:commentReference w:id="13"/>
      </w:r>
      <w:del w:id="15" w:author="Trond Kvamme" w:date="2025-09-26T10:06:00Z" w16du:dateUtc="2025-09-26T08:06:00Z">
        <w:r w:rsidR="00227D12" w:rsidDel="00F875F0">
          <w:delText>,</w:delText>
        </w:r>
      </w:del>
      <w:r w:rsidR="00227D12">
        <w:t xml:space="preserve"> bibliography, and fully anonymised interview excerpts where feasible</w:t>
      </w:r>
      <w:r w:rsidRPr="008A7DD2">
        <w:t>.</w:t>
      </w:r>
    </w:p>
    <w:p w14:paraId="2955CF4E" w14:textId="4D60D901" w:rsidR="00C321B2" w:rsidRPr="008A7DD2" w:rsidRDefault="00C321B2" w:rsidP="00C321B2"/>
    <w:p w14:paraId="17CD78E9" w14:textId="7DEF5366" w:rsidR="007852BD" w:rsidRPr="007852BD" w:rsidRDefault="00C321B2" w:rsidP="007852BD">
      <w:pPr>
        <w:pStyle w:val="Heading2"/>
      </w:pPr>
      <w:r w:rsidRPr="008A7DD2">
        <w:t xml:space="preserve">Data </w:t>
      </w:r>
      <w:r w:rsidR="00FC3393">
        <w:t>r</w:t>
      </w:r>
      <w:r w:rsidRPr="008A7DD2">
        <w:t xml:space="preserve">etention and </w:t>
      </w:r>
      <w:r w:rsidR="005D0E3C">
        <w:t xml:space="preserve">long-term </w:t>
      </w:r>
      <w:r w:rsidR="00FC3393">
        <w:t>p</w:t>
      </w:r>
      <w:r w:rsidRPr="008A7DD2">
        <w:t>reservation</w:t>
      </w:r>
    </w:p>
    <w:p w14:paraId="37528C4D" w14:textId="6AD3C5ED" w:rsidR="00A43396" w:rsidRPr="00A43396" w:rsidRDefault="00A43396" w:rsidP="00A43396">
      <w:pPr>
        <w:pStyle w:val="Heading3"/>
      </w:pPr>
      <w:r>
        <w:t>Overall strategy</w:t>
      </w:r>
    </w:p>
    <w:p w14:paraId="40A44CE6" w14:textId="02955E62" w:rsidR="007852BD" w:rsidRPr="007852BD" w:rsidRDefault="007852BD" w:rsidP="007852BD">
      <w:r w:rsidRPr="007852BD">
        <w:t xml:space="preserve">Long-term </w:t>
      </w:r>
      <w:r>
        <w:t xml:space="preserve">preservation and </w:t>
      </w:r>
      <w:r w:rsidRPr="007852BD">
        <w:t xml:space="preserve">sharing aligns with preservation decisions in </w:t>
      </w:r>
      <w:r w:rsidRPr="007852BD">
        <w:rPr>
          <w:b/>
          <w:bCs/>
        </w:rPr>
        <w:t>Table 1</w:t>
      </w:r>
      <w:r w:rsidRPr="007852BD">
        <w:t>. In summary, the final qualitative database, methodological documentation, publications, and secondary datasets will be openly shared through repositories and the project website. Sensitive materials will either remain embargoed (with restricted access) or be permanently deleted.</w:t>
      </w:r>
    </w:p>
    <w:p w14:paraId="61D6983D" w14:textId="77777777" w:rsidR="007852BD" w:rsidRDefault="007852BD" w:rsidP="005D0E3C"/>
    <w:p w14:paraId="1D0255BF" w14:textId="0A7D6EED" w:rsidR="005D0E3C" w:rsidRDefault="66930A7D" w:rsidP="005D0E3C">
      <w:r>
        <w:t xml:space="preserve">During the standard 1–2-year post-project retention period (2025–2026), </w:t>
      </w:r>
      <w:r w:rsidRPr="1494816F">
        <w:rPr>
          <w:i/>
          <w:iCs/>
        </w:rPr>
        <w:t>all data will remain under embargo and accessible only to the core research team</w:t>
      </w:r>
      <w:r>
        <w:t xml:space="preserve">. This retention window is intended to allow the completion of planned analyses and publications. The period may be shortened if dissemination is concluded earlier or extended if additional publications or follow-up analyses are still in progress. </w:t>
      </w:r>
      <w:commentRangeStart w:id="16"/>
      <w:r w:rsidR="005D0E3C">
        <w:t xml:space="preserve">Data are stored in CMI’s Microsoft 365 Enterprise environment with AES-256 encryption, TLS/SSL, and multi-factor authentication. </w:t>
      </w:r>
      <w:commentRangeEnd w:id="16"/>
      <w:r w:rsidR="002D6C24">
        <w:rPr>
          <w:rStyle w:val="CommentReference"/>
        </w:rPr>
        <w:commentReference w:id="16"/>
      </w:r>
      <w:r w:rsidR="005D0E3C">
        <w:t>Access is limited to the research team and monitored through audit logs. This period allows for cleaning, verification, and final publications.</w:t>
      </w:r>
    </w:p>
    <w:p w14:paraId="62386B86" w14:textId="77777777" w:rsidR="005D0E3C" w:rsidRPr="005D0E3C" w:rsidRDefault="005D0E3C" w:rsidP="005D0E3C"/>
    <w:p w14:paraId="7DA05234" w14:textId="77777777" w:rsidR="005D0E3C" w:rsidRDefault="005D0E3C" w:rsidP="005D0E3C">
      <w:r w:rsidRPr="005D0E3C">
        <w:t xml:space="preserve">For long-term management, the principle is </w:t>
      </w:r>
      <w:r w:rsidRPr="005D0E3C">
        <w:rPr>
          <w:i/>
          <w:iCs/>
        </w:rPr>
        <w:t>open as possible, closed as necessary</w:t>
      </w:r>
      <w:r w:rsidRPr="005D0E3C">
        <w:t>: valuable datasets, documentation, and publications will be openly shared, while sensitive material that cannot be anonymised will either remain embargoed or be securely deleted.</w:t>
      </w:r>
    </w:p>
    <w:p w14:paraId="73B638FC" w14:textId="77777777" w:rsidR="005D0E3C" w:rsidRPr="005D0E3C" w:rsidRDefault="005D0E3C" w:rsidP="005D0E3C"/>
    <w:p w14:paraId="0A7EA295" w14:textId="77777777" w:rsidR="005D0E3C" w:rsidRPr="005D0E3C" w:rsidRDefault="005D0E3C" w:rsidP="005D0E3C">
      <w:r w:rsidRPr="1494816F">
        <w:rPr>
          <w:b/>
          <w:bCs/>
        </w:rPr>
        <w:t>Table 1</w:t>
      </w:r>
      <w:r>
        <w:t xml:space="preserve"> below provides a complete overview of preservation, access, and deletion decisions.</w:t>
      </w:r>
    </w:p>
    <w:p w14:paraId="4D70DD91" w14:textId="5D6162BF" w:rsidR="1494816F" w:rsidRDefault="1494816F"/>
    <w:p w14:paraId="4232059E" w14:textId="5F292C59" w:rsidR="1494816F" w:rsidRDefault="1494816F"/>
    <w:p w14:paraId="10973DD0" w14:textId="04E98189" w:rsidR="00321AF5" w:rsidRPr="005D0E3C" w:rsidRDefault="00002F82" w:rsidP="00977421">
      <w:pPr>
        <w:rPr>
          <w:b/>
          <w:bCs/>
          <w:i/>
          <w:iCs/>
        </w:rPr>
      </w:pPr>
      <w:r w:rsidRPr="003E2015">
        <w:rPr>
          <w:b/>
          <w:bCs/>
          <w:i/>
          <w:iCs/>
          <w:sz w:val="21"/>
          <w:szCs w:val="21"/>
        </w:rPr>
        <w:t xml:space="preserve">Table 1: </w:t>
      </w:r>
      <w:commentRangeStart w:id="17"/>
      <w:r w:rsidRPr="003E2015">
        <w:rPr>
          <w:b/>
          <w:bCs/>
          <w:i/>
          <w:iCs/>
          <w:sz w:val="21"/>
          <w:szCs w:val="21"/>
        </w:rPr>
        <w:t>Detailed overview of long-term preservation plan</w:t>
      </w:r>
      <w:r w:rsidR="004E79DB" w:rsidRPr="003E2015">
        <w:rPr>
          <w:b/>
          <w:bCs/>
          <w:i/>
          <w:iCs/>
          <w:sz w:val="21"/>
          <w:szCs w:val="21"/>
        </w:rPr>
        <w:t xml:space="preserve"> (changes may occur</w:t>
      </w:r>
      <w:r w:rsidR="004E79DB" w:rsidRPr="005D0E3C">
        <w:rPr>
          <w:b/>
          <w:bCs/>
          <w:i/>
          <w:iCs/>
        </w:rPr>
        <w:t>)</w:t>
      </w:r>
      <w:commentRangeEnd w:id="17"/>
      <w:r w:rsidR="00FC1C40">
        <w:rPr>
          <w:rStyle w:val="CommentReference"/>
        </w:rPr>
        <w:commentReference w:id="17"/>
      </w:r>
    </w:p>
    <w:p w14:paraId="3F791F06" w14:textId="77777777" w:rsidR="00002F82" w:rsidRPr="00002F82" w:rsidRDefault="00002F82" w:rsidP="00977421">
      <w:pPr>
        <w:rPr>
          <w:b/>
          <w:bCs/>
        </w:rPr>
      </w:pPr>
    </w:p>
    <w:tbl>
      <w:tblPr>
        <w:tblStyle w:val="TableGrid"/>
        <w:tblW w:w="0" w:type="auto"/>
        <w:tblLook w:val="04A0" w:firstRow="1" w:lastRow="0" w:firstColumn="1" w:lastColumn="0" w:noHBand="0" w:noVBand="1"/>
      </w:tblPr>
      <w:tblGrid>
        <w:gridCol w:w="2631"/>
        <w:gridCol w:w="1632"/>
        <w:gridCol w:w="1617"/>
        <w:gridCol w:w="3136"/>
      </w:tblGrid>
      <w:tr w:rsidR="00F40F72" w:rsidRPr="00267667" w14:paraId="3289BF69" w14:textId="77777777" w:rsidTr="1494816F">
        <w:tc>
          <w:tcPr>
            <w:tcW w:w="0" w:type="auto"/>
            <w:hideMark/>
          </w:tcPr>
          <w:p w14:paraId="13458DD1" w14:textId="77777777" w:rsidR="00F40F72" w:rsidRPr="00267667" w:rsidRDefault="00F40F72" w:rsidP="00FF4C39">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Data type</w:t>
            </w:r>
          </w:p>
        </w:tc>
        <w:tc>
          <w:tcPr>
            <w:tcW w:w="0" w:type="auto"/>
            <w:hideMark/>
          </w:tcPr>
          <w:p w14:paraId="6E5E5780" w14:textId="77777777" w:rsidR="00F40F72" w:rsidRPr="00267667" w:rsidRDefault="00F40F72" w:rsidP="00FF4C39">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Sensitivity class (long-term)</w:t>
            </w:r>
          </w:p>
        </w:tc>
        <w:tc>
          <w:tcPr>
            <w:tcW w:w="0" w:type="auto"/>
            <w:hideMark/>
          </w:tcPr>
          <w:p w14:paraId="344FBBC4" w14:textId="77777777" w:rsidR="00F40F72" w:rsidRPr="00267667" w:rsidRDefault="00F40F72" w:rsidP="00FF4C39">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Preservation status</w:t>
            </w:r>
          </w:p>
        </w:tc>
        <w:tc>
          <w:tcPr>
            <w:tcW w:w="0" w:type="auto"/>
            <w:hideMark/>
          </w:tcPr>
          <w:p w14:paraId="71E32830" w14:textId="77777777" w:rsidR="00F40F72" w:rsidRPr="00267667" w:rsidRDefault="00F40F72" w:rsidP="00FF4C39">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Access / openness</w:t>
            </w:r>
          </w:p>
        </w:tc>
      </w:tr>
      <w:tr w:rsidR="00F40F72" w:rsidRPr="00267667" w14:paraId="636B61A0" w14:textId="77777777" w:rsidTr="1494816F">
        <w:tc>
          <w:tcPr>
            <w:tcW w:w="0" w:type="auto"/>
            <w:hideMark/>
          </w:tcPr>
          <w:p w14:paraId="6980F04A"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Qualitative database</w:t>
            </w:r>
          </w:p>
        </w:tc>
        <w:tc>
          <w:tcPr>
            <w:tcW w:w="0" w:type="auto"/>
            <w:hideMark/>
          </w:tcPr>
          <w:p w14:paraId="128F3C39"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hideMark/>
          </w:tcPr>
          <w:p w14:paraId="1C061B6B"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hideMark/>
          </w:tcPr>
          <w:p w14:paraId="3156A101"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via website + repository (PID).</w:t>
            </w:r>
          </w:p>
        </w:tc>
      </w:tr>
      <w:tr w:rsidR="00F40F72" w:rsidRPr="00267667" w14:paraId="1228E094" w14:textId="77777777" w:rsidTr="1494816F">
        <w:tc>
          <w:tcPr>
            <w:tcW w:w="0" w:type="auto"/>
            <w:hideMark/>
          </w:tcPr>
          <w:p w14:paraId="298D352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TC reports &amp; supporting documents</w:t>
            </w:r>
          </w:p>
        </w:tc>
        <w:tc>
          <w:tcPr>
            <w:tcW w:w="0" w:type="auto"/>
            <w:hideMark/>
          </w:tcPr>
          <w:p w14:paraId="293D06F1"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hideMark/>
          </w:tcPr>
          <w:p w14:paraId="25400300"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hideMark/>
          </w:tcPr>
          <w:p w14:paraId="23BFDA5D"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subject to document rights.</w:t>
            </w:r>
          </w:p>
        </w:tc>
      </w:tr>
      <w:tr w:rsidR="00F40F72" w:rsidRPr="00F8289C" w14:paraId="54A20EE7" w14:textId="77777777" w:rsidTr="1494816F">
        <w:tc>
          <w:tcPr>
            <w:tcW w:w="0" w:type="auto"/>
            <w:hideMark/>
          </w:tcPr>
          <w:p w14:paraId="453C497C" w14:textId="77777777" w:rsidR="00F40F72" w:rsidRPr="00856F19" w:rsidRDefault="00F40F72" w:rsidP="00FF4C39">
            <w:pPr>
              <w:rPr>
                <w:rFonts w:eastAsia="Times New Roman" w:cs="Times New Roman"/>
                <w:kern w:val="0"/>
                <w:sz w:val="21"/>
                <w:szCs w:val="21"/>
                <w:lang w:eastAsia="en-GB"/>
                <w14:ligatures w14:val="none"/>
              </w:rPr>
            </w:pPr>
            <w:commentRangeStart w:id="18"/>
            <w:r w:rsidRPr="00856F19">
              <w:rPr>
                <w:rFonts w:eastAsia="Times New Roman" w:cs="Times New Roman"/>
                <w:kern w:val="0"/>
                <w:sz w:val="21"/>
                <w:szCs w:val="21"/>
                <w:lang w:eastAsia="en-GB"/>
                <w14:ligatures w14:val="none"/>
              </w:rPr>
              <w:t>Interview transcripts/notes (pseudonymised)</w:t>
            </w:r>
            <w:commentRangeEnd w:id="18"/>
            <w:r w:rsidR="002D6C24" w:rsidRPr="00856F19">
              <w:rPr>
                <w:rStyle w:val="CommentReference"/>
              </w:rPr>
              <w:commentReference w:id="18"/>
            </w:r>
          </w:p>
        </w:tc>
        <w:tc>
          <w:tcPr>
            <w:tcW w:w="0" w:type="auto"/>
            <w:hideMark/>
          </w:tcPr>
          <w:p w14:paraId="34DBEAF8" w14:textId="77777777" w:rsidR="00F40F72" w:rsidRPr="00856F19" w:rsidRDefault="00F40F72" w:rsidP="00FF4C39">
            <w:pPr>
              <w:rPr>
                <w:rFonts w:eastAsia="Times New Roman" w:cs="Times New Roman"/>
                <w:kern w:val="0"/>
                <w:sz w:val="21"/>
                <w:szCs w:val="21"/>
                <w:lang w:eastAsia="en-GB"/>
                <w14:ligatures w14:val="none"/>
              </w:rPr>
            </w:pPr>
            <w:r w:rsidRPr="00856F19">
              <w:rPr>
                <w:rFonts w:eastAsia="Times New Roman" w:cs="Times New Roman"/>
                <w:kern w:val="0"/>
                <w:sz w:val="21"/>
                <w:szCs w:val="21"/>
                <w:lang w:eastAsia="en-GB"/>
                <w14:ligatures w14:val="none"/>
              </w:rPr>
              <w:t>Restricted</w:t>
            </w:r>
          </w:p>
        </w:tc>
        <w:tc>
          <w:tcPr>
            <w:tcW w:w="0" w:type="auto"/>
            <w:hideMark/>
          </w:tcPr>
          <w:p w14:paraId="73D20C86" w14:textId="77777777" w:rsidR="00F40F72" w:rsidRPr="00856F19" w:rsidRDefault="00F40F72" w:rsidP="00FF4C39">
            <w:pPr>
              <w:rPr>
                <w:rFonts w:eastAsia="Times New Roman" w:cs="Times New Roman"/>
                <w:kern w:val="0"/>
                <w:sz w:val="21"/>
                <w:szCs w:val="21"/>
                <w:lang w:eastAsia="en-GB"/>
                <w14:ligatures w14:val="none"/>
              </w:rPr>
            </w:pPr>
            <w:r w:rsidRPr="00856F19">
              <w:rPr>
                <w:rFonts w:eastAsia="Times New Roman" w:cs="Times New Roman"/>
                <w:b/>
                <w:bCs/>
                <w:kern w:val="0"/>
                <w:sz w:val="21"/>
                <w:szCs w:val="21"/>
                <w:lang w:eastAsia="en-GB"/>
                <w14:ligatures w14:val="none"/>
              </w:rPr>
              <w:t>Preserve (embargoed)</w:t>
            </w:r>
          </w:p>
        </w:tc>
        <w:tc>
          <w:tcPr>
            <w:tcW w:w="0" w:type="auto"/>
            <w:hideMark/>
          </w:tcPr>
          <w:p w14:paraId="5C37681D" w14:textId="77777777" w:rsidR="00F40F72" w:rsidRPr="00856F19" w:rsidRDefault="00F40F72" w:rsidP="00FF4C39">
            <w:pPr>
              <w:rPr>
                <w:rFonts w:eastAsia="Times New Roman" w:cs="Times New Roman"/>
                <w:kern w:val="0"/>
                <w:sz w:val="21"/>
                <w:szCs w:val="21"/>
                <w:lang w:eastAsia="en-GB"/>
                <w14:ligatures w14:val="none"/>
              </w:rPr>
            </w:pPr>
            <w:r w:rsidRPr="00856F19">
              <w:rPr>
                <w:rFonts w:eastAsia="Times New Roman" w:cs="Times New Roman"/>
                <w:kern w:val="0"/>
                <w:sz w:val="21"/>
                <w:szCs w:val="21"/>
                <w:lang w:eastAsia="en-GB"/>
                <w14:ligatures w14:val="none"/>
              </w:rPr>
              <w:t>Permanent embargo; exceptional access via DUA.</w:t>
            </w:r>
          </w:p>
        </w:tc>
      </w:tr>
      <w:tr w:rsidR="00F40F72" w:rsidRPr="00267667" w14:paraId="35E2DC52" w14:textId="77777777" w:rsidTr="1494816F">
        <w:tc>
          <w:tcPr>
            <w:tcW w:w="0" w:type="auto"/>
            <w:hideMark/>
          </w:tcPr>
          <w:p w14:paraId="6822A31C"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Field notes &amp; memos</w:t>
            </w:r>
          </w:p>
        </w:tc>
        <w:tc>
          <w:tcPr>
            <w:tcW w:w="0" w:type="auto"/>
            <w:hideMark/>
          </w:tcPr>
          <w:p w14:paraId="13D8584B"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Restricted</w:t>
            </w:r>
          </w:p>
        </w:tc>
        <w:tc>
          <w:tcPr>
            <w:tcW w:w="0" w:type="auto"/>
            <w:hideMark/>
          </w:tcPr>
          <w:p w14:paraId="6DBFF70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Retain (internal use only)</w:t>
            </w:r>
          </w:p>
        </w:tc>
        <w:tc>
          <w:tcPr>
            <w:tcW w:w="0" w:type="auto"/>
            <w:hideMark/>
          </w:tcPr>
          <w:p w14:paraId="7874DA2D"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Securely retained for project record; not shared publicly if risk of re-identification remains.</w:t>
            </w:r>
          </w:p>
        </w:tc>
      </w:tr>
      <w:tr w:rsidR="00F40F72" w:rsidRPr="00267667" w14:paraId="60B87A2B" w14:textId="77777777" w:rsidTr="1494816F">
        <w:tc>
          <w:tcPr>
            <w:tcW w:w="0" w:type="auto"/>
            <w:hideMark/>
          </w:tcPr>
          <w:p w14:paraId="5B2B05E3" w14:textId="77777777" w:rsidR="00F40F72" w:rsidRPr="00267667" w:rsidRDefault="00F40F72" w:rsidP="00FF4C39">
            <w:pPr>
              <w:rPr>
                <w:rFonts w:eastAsia="Times New Roman" w:cs="Times New Roman"/>
                <w:kern w:val="0"/>
                <w:sz w:val="21"/>
                <w:szCs w:val="21"/>
                <w:lang w:eastAsia="en-GB"/>
                <w14:ligatures w14:val="none"/>
              </w:rPr>
            </w:pPr>
            <w:commentRangeStart w:id="19"/>
            <w:r w:rsidRPr="00267667">
              <w:rPr>
                <w:rFonts w:eastAsia="Times New Roman" w:cs="Times New Roman"/>
                <w:kern w:val="0"/>
                <w:sz w:val="21"/>
                <w:szCs w:val="21"/>
                <w:lang w:eastAsia="en-GB"/>
                <w14:ligatures w14:val="none"/>
              </w:rPr>
              <w:t>NVivo project files (.nvp)</w:t>
            </w:r>
            <w:commentRangeEnd w:id="19"/>
            <w:r w:rsidR="002D6C24">
              <w:rPr>
                <w:rStyle w:val="CommentReference"/>
              </w:rPr>
              <w:commentReference w:id="19"/>
            </w:r>
          </w:p>
        </w:tc>
        <w:tc>
          <w:tcPr>
            <w:tcW w:w="0" w:type="auto"/>
            <w:hideMark/>
          </w:tcPr>
          <w:p w14:paraId="1C8DB5FA"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Restricted</w:t>
            </w:r>
          </w:p>
        </w:tc>
        <w:tc>
          <w:tcPr>
            <w:tcW w:w="0" w:type="auto"/>
            <w:hideMark/>
          </w:tcPr>
          <w:p w14:paraId="038AE980"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Retain (internal use only)</w:t>
            </w:r>
          </w:p>
        </w:tc>
        <w:tc>
          <w:tcPr>
            <w:tcW w:w="0" w:type="auto"/>
            <w:hideMark/>
          </w:tcPr>
          <w:p w14:paraId="032C9764"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Retained for audit/reproducibility; codebooks/schema exported and shared (Open Access).</w:t>
            </w:r>
          </w:p>
        </w:tc>
      </w:tr>
      <w:tr w:rsidR="00F40F72" w:rsidRPr="00267667" w14:paraId="4000C69B" w14:textId="77777777" w:rsidTr="1494816F">
        <w:tc>
          <w:tcPr>
            <w:tcW w:w="0" w:type="auto"/>
            <w:hideMark/>
          </w:tcPr>
          <w:p w14:paraId="2033AF39"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Working tables</w:t>
            </w:r>
          </w:p>
        </w:tc>
        <w:tc>
          <w:tcPr>
            <w:tcW w:w="0" w:type="auto"/>
            <w:hideMark/>
          </w:tcPr>
          <w:p w14:paraId="79D5E1E3"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Restricted</w:t>
            </w:r>
          </w:p>
        </w:tc>
        <w:tc>
          <w:tcPr>
            <w:tcW w:w="0" w:type="auto"/>
            <w:hideMark/>
          </w:tcPr>
          <w:p w14:paraId="1D47CCE9"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Retain (internal use only)</w:t>
            </w:r>
          </w:p>
        </w:tc>
        <w:tc>
          <w:tcPr>
            <w:tcW w:w="0" w:type="auto"/>
            <w:hideMark/>
          </w:tcPr>
          <w:p w14:paraId="668CBB7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Retained for verification; not shared publicly.</w:t>
            </w:r>
          </w:p>
        </w:tc>
      </w:tr>
      <w:tr w:rsidR="00F40F72" w:rsidRPr="00267667" w14:paraId="145AE80E" w14:textId="77777777" w:rsidTr="1494816F">
        <w:tc>
          <w:tcPr>
            <w:tcW w:w="0" w:type="auto"/>
            <w:hideMark/>
          </w:tcPr>
          <w:p w14:paraId="78D0043E"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QCA dataset</w:t>
            </w:r>
          </w:p>
        </w:tc>
        <w:tc>
          <w:tcPr>
            <w:tcW w:w="0" w:type="auto"/>
            <w:hideMark/>
          </w:tcPr>
          <w:p w14:paraId="5F3FB9DB"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hideMark/>
          </w:tcPr>
          <w:p w14:paraId="2AC9DFA6"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hideMark/>
          </w:tcPr>
          <w:p w14:paraId="1D95BC06"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with codebook and PID.</w:t>
            </w:r>
          </w:p>
        </w:tc>
      </w:tr>
      <w:tr w:rsidR="00F40F72" w:rsidRPr="00267667" w14:paraId="3168B86F" w14:textId="77777777" w:rsidTr="1494816F">
        <w:tc>
          <w:tcPr>
            <w:tcW w:w="0" w:type="auto"/>
            <w:hideMark/>
          </w:tcPr>
          <w:p w14:paraId="7E852B90"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Timeline dataset</w:t>
            </w:r>
          </w:p>
        </w:tc>
        <w:tc>
          <w:tcPr>
            <w:tcW w:w="0" w:type="auto"/>
            <w:hideMark/>
          </w:tcPr>
          <w:p w14:paraId="55E5224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hideMark/>
          </w:tcPr>
          <w:p w14:paraId="5260FE72"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hideMark/>
          </w:tcPr>
          <w:p w14:paraId="6E0E308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with PID.</w:t>
            </w:r>
          </w:p>
        </w:tc>
      </w:tr>
      <w:tr w:rsidR="00F40F72" w:rsidRPr="00267667" w14:paraId="29C5993C" w14:textId="77777777" w:rsidTr="1494816F">
        <w:tc>
          <w:tcPr>
            <w:tcW w:w="0" w:type="auto"/>
            <w:hideMark/>
          </w:tcPr>
          <w:p w14:paraId="19784AE0"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Audio recordings</w:t>
            </w:r>
          </w:p>
        </w:tc>
        <w:tc>
          <w:tcPr>
            <w:tcW w:w="0" w:type="auto"/>
            <w:hideMark/>
          </w:tcPr>
          <w:p w14:paraId="36DD30F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Highly Restricted</w:t>
            </w:r>
          </w:p>
        </w:tc>
        <w:tc>
          <w:tcPr>
            <w:tcW w:w="0" w:type="auto"/>
            <w:hideMark/>
          </w:tcPr>
          <w:p w14:paraId="5EAC596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Delete</w:t>
            </w:r>
          </w:p>
        </w:tc>
        <w:tc>
          <w:tcPr>
            <w:tcW w:w="0" w:type="auto"/>
            <w:hideMark/>
          </w:tcPr>
          <w:p w14:paraId="14EED748"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Removed after transcription/QC.</w:t>
            </w:r>
          </w:p>
        </w:tc>
      </w:tr>
      <w:tr w:rsidR="00F40F72" w:rsidRPr="00267667" w14:paraId="48AF5DBC" w14:textId="77777777" w:rsidTr="1494816F">
        <w:tc>
          <w:tcPr>
            <w:tcW w:w="0" w:type="auto"/>
            <w:hideMark/>
          </w:tcPr>
          <w:p w14:paraId="1C944F7E" w14:textId="5D1EE23A"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Publications, briefs</w:t>
            </w:r>
            <w:r w:rsidR="002D6C24">
              <w:rPr>
                <w:rFonts w:eastAsia="Times New Roman" w:cs="Times New Roman"/>
                <w:kern w:val="0"/>
                <w:sz w:val="21"/>
                <w:szCs w:val="21"/>
                <w:lang w:eastAsia="en-GB"/>
                <w14:ligatures w14:val="none"/>
              </w:rPr>
              <w:t xml:space="preserve"> reports</w:t>
            </w:r>
            <w:r w:rsidRPr="00267667">
              <w:rPr>
                <w:rFonts w:eastAsia="Times New Roman" w:cs="Times New Roman"/>
                <w:kern w:val="0"/>
                <w:sz w:val="21"/>
                <w:szCs w:val="21"/>
                <w:lang w:eastAsia="en-GB"/>
                <w14:ligatures w14:val="none"/>
              </w:rPr>
              <w:t xml:space="preserve"> </w:t>
            </w:r>
          </w:p>
        </w:tc>
        <w:tc>
          <w:tcPr>
            <w:tcW w:w="0" w:type="auto"/>
            <w:hideMark/>
          </w:tcPr>
          <w:p w14:paraId="00BA4D33"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hideMark/>
          </w:tcPr>
          <w:p w14:paraId="06304864"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hideMark/>
          </w:tcPr>
          <w:p w14:paraId="0555D3EA"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via repositories.</w:t>
            </w:r>
          </w:p>
        </w:tc>
      </w:tr>
      <w:tr w:rsidR="00F40F72" w:rsidRPr="00267667" w14:paraId="61559971" w14:textId="77777777" w:rsidTr="1494816F">
        <w:tc>
          <w:tcPr>
            <w:tcW w:w="0" w:type="auto"/>
            <w:hideMark/>
          </w:tcPr>
          <w:p w14:paraId="0AABCD74"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Bibliography</w:t>
            </w:r>
          </w:p>
        </w:tc>
        <w:tc>
          <w:tcPr>
            <w:tcW w:w="0" w:type="auto"/>
            <w:hideMark/>
          </w:tcPr>
          <w:p w14:paraId="7BF59655"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hideMark/>
          </w:tcPr>
          <w:p w14:paraId="179527C1"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hideMark/>
          </w:tcPr>
          <w:p w14:paraId="5022C7BE"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(preferably CC0).</w:t>
            </w:r>
          </w:p>
        </w:tc>
      </w:tr>
      <w:tr w:rsidR="00F40F72" w:rsidRPr="00267667" w14:paraId="1331FB20" w14:textId="77777777" w:rsidTr="1494816F">
        <w:tc>
          <w:tcPr>
            <w:tcW w:w="0" w:type="auto"/>
            <w:hideMark/>
          </w:tcPr>
          <w:p w14:paraId="2BEC6097"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Website (static bundle)</w:t>
            </w:r>
          </w:p>
        </w:tc>
        <w:tc>
          <w:tcPr>
            <w:tcW w:w="0" w:type="auto"/>
            <w:hideMark/>
          </w:tcPr>
          <w:p w14:paraId="264240D9"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hideMark/>
          </w:tcPr>
          <w:p w14:paraId="56BE7CF4"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hideMark/>
          </w:tcPr>
          <w:p w14:paraId="64CC785A" w14:textId="09606E03" w:rsidR="00F40F72" w:rsidRPr="00267667" w:rsidRDefault="6F87ABEC"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 xml:space="preserve">Open access with </w:t>
            </w:r>
            <w:r w:rsidR="32FCEB5C" w:rsidRPr="00267667">
              <w:rPr>
                <w:rFonts w:eastAsia="Times New Roman" w:cs="Times New Roman"/>
                <w:kern w:val="0"/>
                <w:sz w:val="21"/>
                <w:szCs w:val="21"/>
                <w:lang w:eastAsia="en-GB"/>
                <w14:ligatures w14:val="none"/>
              </w:rPr>
              <w:t>PIDs</w:t>
            </w:r>
            <w:r w:rsidRPr="00267667">
              <w:rPr>
                <w:rFonts w:eastAsia="Times New Roman" w:cs="Times New Roman"/>
                <w:kern w:val="0"/>
                <w:sz w:val="21"/>
                <w:szCs w:val="21"/>
                <w:lang w:eastAsia="en-GB"/>
                <w14:ligatures w14:val="none"/>
              </w:rPr>
              <w:t>.</w:t>
            </w:r>
          </w:p>
        </w:tc>
      </w:tr>
      <w:tr w:rsidR="00F40F72" w:rsidRPr="00267667" w14:paraId="2942B803" w14:textId="77777777" w:rsidTr="1494816F">
        <w:tc>
          <w:tcPr>
            <w:tcW w:w="0" w:type="auto"/>
            <w:hideMark/>
          </w:tcPr>
          <w:p w14:paraId="7F7BB9B6"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Anonymised interview excerpts (if created)</w:t>
            </w:r>
          </w:p>
        </w:tc>
        <w:tc>
          <w:tcPr>
            <w:tcW w:w="0" w:type="auto"/>
            <w:hideMark/>
          </w:tcPr>
          <w:p w14:paraId="48907912"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or Restricted (case-dependent)</w:t>
            </w:r>
          </w:p>
        </w:tc>
        <w:tc>
          <w:tcPr>
            <w:tcW w:w="0" w:type="auto"/>
            <w:hideMark/>
          </w:tcPr>
          <w:p w14:paraId="69818E6A"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 (conditional)</w:t>
            </w:r>
          </w:p>
        </w:tc>
        <w:tc>
          <w:tcPr>
            <w:tcW w:w="0" w:type="auto"/>
            <w:hideMark/>
          </w:tcPr>
          <w:p w14:paraId="2A416169" w14:textId="77777777" w:rsidR="00F40F72" w:rsidRPr="00267667" w:rsidRDefault="00F40F72" w:rsidP="00FF4C39">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or restricted depending on anonymisation level.</w:t>
            </w:r>
          </w:p>
        </w:tc>
      </w:tr>
    </w:tbl>
    <w:p w14:paraId="12847E97" w14:textId="77777777" w:rsidR="00165DAF" w:rsidRPr="00165DAF" w:rsidRDefault="00165DAF" w:rsidP="00977421">
      <w:pPr>
        <w:rPr>
          <w:i/>
          <w:iCs/>
          <w:sz w:val="20"/>
          <w:szCs w:val="20"/>
        </w:rPr>
      </w:pPr>
    </w:p>
    <w:p w14:paraId="641DA10F" w14:textId="2D85FBE2" w:rsidR="00C321B2" w:rsidRPr="008A7DD2" w:rsidRDefault="00484A12" w:rsidP="00484A12">
      <w:pPr>
        <w:pStyle w:val="Heading3"/>
      </w:pPr>
      <w:r>
        <w:t>R</w:t>
      </w:r>
      <w:r w:rsidR="00C321B2" w:rsidRPr="008A7DD2">
        <w:t>epository/</w:t>
      </w:r>
      <w:r w:rsidR="007C2B1C">
        <w:t>a</w:t>
      </w:r>
      <w:r w:rsidR="00C321B2" w:rsidRPr="008A7DD2">
        <w:t>rchive</w:t>
      </w:r>
      <w:r>
        <w:t xml:space="preserve"> strategy</w:t>
      </w:r>
    </w:p>
    <w:p w14:paraId="5FB8A845" w14:textId="65CBB03B" w:rsidR="00C321B2" w:rsidRPr="008A7DD2" w:rsidRDefault="00C321B2" w:rsidP="007C2B1C">
      <w:r w:rsidRPr="008A7DD2">
        <w:t>The open-access database and documentation</w:t>
      </w:r>
      <w:r w:rsidR="00F42D05">
        <w:t>, and other project outputs</w:t>
      </w:r>
      <w:r w:rsidR="008F258C">
        <w:t>,</w:t>
      </w:r>
      <w:r w:rsidRPr="008A7DD2">
        <w:t xml:space="preserve"> will be </w:t>
      </w:r>
      <w:r w:rsidR="0046582D">
        <w:t>available through a project website</w:t>
      </w:r>
      <w:r w:rsidR="00DE5BA7">
        <w:t>.</w:t>
      </w:r>
      <w:r w:rsidR="0046582D">
        <w:t xml:space="preserve"> </w:t>
      </w:r>
      <w:r w:rsidR="00F0386E">
        <w:t xml:space="preserve">Long-term preservation of the project-complete version of the database will be ensured by depositing the dataset and documentation in a trusted, certified repository that provides persistent identifiers, supports recognised metadata standards, and guarantees open access. Sikt Research Data Archive is the primary candidate, but equivalent alternatives will be considered if they provide stronger domain-specific support. </w:t>
      </w:r>
      <w:r w:rsidR="00F42D05">
        <w:t>P</w:t>
      </w:r>
      <w:r w:rsidRPr="008A7DD2">
        <w:t>roject publications will be available via the CMI institutional repository</w:t>
      </w:r>
      <w:r w:rsidR="00740A14">
        <w:t xml:space="preserve"> and NVA/Vitenarkivet</w:t>
      </w:r>
      <w:r w:rsidRPr="008A7DD2">
        <w:t>.</w:t>
      </w:r>
    </w:p>
    <w:p w14:paraId="4A1C4784" w14:textId="0B749291" w:rsidR="00C321B2" w:rsidRPr="008A7DD2" w:rsidRDefault="00C321B2" w:rsidP="00C321B2"/>
    <w:p w14:paraId="7C11F1EF" w14:textId="7F2E5B0E" w:rsidR="008B30E0" w:rsidRDefault="00C321B2" w:rsidP="008B30E0">
      <w:pPr>
        <w:pStyle w:val="Heading2"/>
      </w:pPr>
      <w:r>
        <w:t xml:space="preserve">Data </w:t>
      </w:r>
      <w:r w:rsidR="3CEE1934">
        <w:t>s</w:t>
      </w:r>
      <w:r>
        <w:t xml:space="preserve">haring and </w:t>
      </w:r>
      <w:r w:rsidR="2A3ECB5B">
        <w:t>a</w:t>
      </w:r>
      <w:r>
        <w:t>ccess</w:t>
      </w:r>
    </w:p>
    <w:p w14:paraId="7C7F23F9" w14:textId="70BCD78D" w:rsidR="000B0F13" w:rsidRPr="000B0F13" w:rsidRDefault="000B0F13" w:rsidP="000B0F13">
      <w:r w:rsidRPr="1494816F">
        <w:rPr>
          <w:b/>
          <w:bCs/>
        </w:rPr>
        <w:t>Immediate retention period (2025–2026):</w:t>
      </w:r>
      <w:r>
        <w:t xml:space="preserve"> All data remain embargoed. Access is limited to the core team for finalising publications and quality checks. The CMI Research Data Management Adviser </w:t>
      </w:r>
      <w:r w:rsidR="769484A9">
        <w:t xml:space="preserve">and CMI IT department </w:t>
      </w:r>
      <w:r>
        <w:t>will have technical oversight.</w:t>
      </w:r>
    </w:p>
    <w:p w14:paraId="3CC8BD5A" w14:textId="77777777" w:rsidR="000B0F13" w:rsidRDefault="000B0F13" w:rsidP="000B0F13">
      <w:pPr>
        <w:rPr>
          <w:b/>
          <w:bCs/>
        </w:rPr>
      </w:pPr>
    </w:p>
    <w:p w14:paraId="3493FED2" w14:textId="3BB8D4CE" w:rsidR="000B0F13" w:rsidRPr="000B0F13" w:rsidRDefault="000B0F13" w:rsidP="000B0F13">
      <w:r w:rsidRPr="000B0F13">
        <w:rPr>
          <w:b/>
          <w:bCs/>
        </w:rPr>
        <w:t>Long-term:</w:t>
      </w:r>
      <w:r w:rsidRPr="000B0F13">
        <w:t xml:space="preserve"> Preservation and sharing decisions follow the categories in Table 1. Final datasets, documentation, and publications will be openly shared. Restricted materials, such as pseudonymised interview transcripts, remain under embargo.</w:t>
      </w:r>
    </w:p>
    <w:p w14:paraId="7263C51B" w14:textId="77777777" w:rsidR="000B0F13" w:rsidRDefault="000B0F13" w:rsidP="000B0F13">
      <w:pPr>
        <w:rPr>
          <w:b/>
          <w:bCs/>
        </w:rPr>
      </w:pPr>
    </w:p>
    <w:p w14:paraId="2CA37F67" w14:textId="1FE013C9" w:rsidR="000B0F13" w:rsidRPr="000B0F13" w:rsidRDefault="000B0F13" w:rsidP="000B0F13">
      <w:r w:rsidRPr="000B0F13">
        <w:rPr>
          <w:b/>
          <w:bCs/>
        </w:rPr>
        <w:t>Access requests (for restricted data):</w:t>
      </w:r>
      <w:r w:rsidRPr="000B0F13">
        <w:t xml:space="preserve"> Researchers must apply to CMI with a proposal and, if approved, sign a Data Use Agreement prohibiting re-identification and requiring destruction of copies after use.</w:t>
      </w:r>
    </w:p>
    <w:p w14:paraId="5CCCAADF" w14:textId="314B8DDA" w:rsidR="00C321B2" w:rsidRPr="008A7DD2" w:rsidRDefault="00C321B2" w:rsidP="00C321B2"/>
    <w:p w14:paraId="32C41803" w14:textId="73AB8811" w:rsidR="00C321B2" w:rsidRPr="008A7DD2" w:rsidRDefault="00C321B2" w:rsidP="00DE0049">
      <w:pPr>
        <w:pStyle w:val="Heading2"/>
      </w:pPr>
      <w:r w:rsidRPr="008A7DD2">
        <w:t xml:space="preserve">Documentation and </w:t>
      </w:r>
      <w:r w:rsidR="00D96F83">
        <w:t>m</w:t>
      </w:r>
      <w:r w:rsidRPr="008A7DD2">
        <w:t>etadata</w:t>
      </w:r>
    </w:p>
    <w:p w14:paraId="4A4D6C4B" w14:textId="336796D6" w:rsidR="00C321B2" w:rsidRDefault="00C321B2" w:rsidP="00AC16F3">
      <w:r w:rsidRPr="008A7DD2">
        <w:rPr>
          <w:b/>
          <w:bCs/>
        </w:rPr>
        <w:t xml:space="preserve">Preserved </w:t>
      </w:r>
      <w:r w:rsidR="00AC16F3">
        <w:rPr>
          <w:b/>
          <w:bCs/>
        </w:rPr>
        <w:t>d</w:t>
      </w:r>
      <w:r w:rsidRPr="008A7DD2">
        <w:rPr>
          <w:b/>
          <w:bCs/>
        </w:rPr>
        <w:t>ocumentation:</w:t>
      </w:r>
      <w:r w:rsidR="00256407">
        <w:rPr>
          <w:b/>
          <w:bCs/>
        </w:rPr>
        <w:t xml:space="preserve"> </w:t>
      </w:r>
      <w:r w:rsidRPr="008A7DD2">
        <w:t>A complete database guide and codebook, methodological protocols for textual analysis and case studies, interview guides, anonymi</w:t>
      </w:r>
      <w:r w:rsidR="00AC16F3">
        <w:t>s</w:t>
      </w:r>
      <w:r w:rsidRPr="008A7DD2">
        <w:t>ed ethics approval documents, and this final DMP.</w:t>
      </w:r>
    </w:p>
    <w:p w14:paraId="01082CD5" w14:textId="77777777" w:rsidR="00AC16F3" w:rsidRPr="008A7DD2" w:rsidRDefault="00AC16F3" w:rsidP="00AC16F3"/>
    <w:p w14:paraId="017402E3" w14:textId="105C65A7" w:rsidR="00C321B2" w:rsidRDefault="00C321B2" w:rsidP="00C321B2">
      <w:r w:rsidRPr="008A7DD2">
        <w:rPr>
          <w:b/>
          <w:bCs/>
        </w:rPr>
        <w:t xml:space="preserve">Metadata </w:t>
      </w:r>
      <w:r w:rsidR="00AC16F3">
        <w:rPr>
          <w:b/>
          <w:bCs/>
        </w:rPr>
        <w:t>s</w:t>
      </w:r>
      <w:r w:rsidRPr="008A7DD2">
        <w:rPr>
          <w:b/>
          <w:bCs/>
        </w:rPr>
        <w:t>tandards:</w:t>
      </w:r>
      <w:r w:rsidR="00256407">
        <w:rPr>
          <w:b/>
          <w:bCs/>
        </w:rPr>
        <w:t xml:space="preserve"> </w:t>
      </w:r>
      <w:r w:rsidR="002B2E1D">
        <w:t xml:space="preserve">The dataset and documentation will be described using Dublin Core as a baseline standard, ensuring discoverability and interoperability across repositories. </w:t>
      </w:r>
      <w:r w:rsidR="00787460">
        <w:t>W</w:t>
      </w:r>
      <w:r w:rsidR="00787460" w:rsidRPr="00787460">
        <w:t>here supported by the chosen archive, the project will additionally apply DDI elements relevant for qualitative and mixed-methods data.</w:t>
      </w:r>
    </w:p>
    <w:p w14:paraId="6533D3C3" w14:textId="77777777" w:rsidR="002B2E1D" w:rsidRPr="008A7DD2" w:rsidRDefault="002B2E1D" w:rsidP="00C321B2"/>
    <w:p w14:paraId="5A9F6A99" w14:textId="1CFF752F" w:rsidR="00C321B2" w:rsidRPr="008A7DD2" w:rsidRDefault="00C321B2" w:rsidP="005B5915">
      <w:pPr>
        <w:pStyle w:val="Heading2"/>
      </w:pPr>
      <w:r w:rsidRPr="008A7DD2">
        <w:t xml:space="preserve">Ethical </w:t>
      </w:r>
      <w:r w:rsidR="005B5915">
        <w:t>c</w:t>
      </w:r>
      <w:r w:rsidRPr="008A7DD2">
        <w:t xml:space="preserve">onsiderations and </w:t>
      </w:r>
      <w:r w:rsidR="005B5915">
        <w:t>f</w:t>
      </w:r>
      <w:r w:rsidRPr="008A7DD2">
        <w:t xml:space="preserve">inal </w:t>
      </w:r>
      <w:r w:rsidR="005B5915">
        <w:t>s</w:t>
      </w:r>
      <w:r w:rsidRPr="008A7DD2">
        <w:t>tatement</w:t>
      </w:r>
    </w:p>
    <w:p w14:paraId="2072D5A7" w14:textId="4D125E26" w:rsidR="00C321B2" w:rsidRDefault="00C321B2" w:rsidP="005B5915">
      <w:r w:rsidRPr="008A7DD2">
        <w:t xml:space="preserve">The decision to make the final database publicly available is intended to provide a valuable resource for academics, policymakers, and human rights activists. Simultaneously, </w:t>
      </w:r>
      <w:commentRangeStart w:id="20"/>
      <w:r w:rsidRPr="008A7DD2">
        <w:t>due to the highly sensitive nature of the qualitative data regarding conflict-related sexual violence, raw interview data will be destroyed after the retention period to eliminate any risk of harm to our informants</w:t>
      </w:r>
      <w:commentRangeEnd w:id="20"/>
      <w:r w:rsidR="002D6C24">
        <w:rPr>
          <w:rStyle w:val="CommentReference"/>
        </w:rPr>
        <w:commentReference w:id="20"/>
      </w:r>
      <w:r w:rsidRPr="008A7DD2">
        <w:t>. This balanced approach ensures that we can share knowledge widely while upholding our primary ethical obligation to protect the safety and anonymity of those who shared their experiences with us.</w:t>
      </w:r>
    </w:p>
    <w:p w14:paraId="5A9AE537" w14:textId="77777777" w:rsidR="00A41185" w:rsidRDefault="00A41185" w:rsidP="005B5915"/>
    <w:p w14:paraId="344E08CF" w14:textId="77777777" w:rsidR="0038245C" w:rsidRPr="008A7DD2" w:rsidRDefault="0038245C"/>
    <w:sectPr w:rsidR="0038245C" w:rsidRPr="008A7DD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ond Kvamme" w:date="2025-09-26T10:19:00Z" w:initials="TK">
    <w:p w14:paraId="3E04C0C1" w14:textId="77777777" w:rsidR="00CE2401" w:rsidRDefault="0011334D" w:rsidP="00CE2401">
      <w:pPr>
        <w:pStyle w:val="CommentText"/>
      </w:pPr>
      <w:r>
        <w:rPr>
          <w:rStyle w:val="CommentReference"/>
        </w:rPr>
        <w:annotationRef/>
      </w:r>
      <w:r w:rsidR="00CE2401">
        <w:t>Added brief version summary table</w:t>
      </w:r>
    </w:p>
  </w:comment>
  <w:comment w:id="3" w:author="Elin Skaar" w:date="2025-09-26T08:56:00Z" w:initials="ES">
    <w:p w14:paraId="2F38627C" w14:textId="43F5C28D" w:rsidR="004E741A" w:rsidRDefault="004E741A" w:rsidP="004E741A">
      <w:pPr>
        <w:pStyle w:val="CommentText"/>
      </w:pPr>
      <w:r>
        <w:rPr>
          <w:rStyle w:val="CommentReference"/>
        </w:rPr>
        <w:annotationRef/>
      </w:r>
      <w:r>
        <w:t>Fint! ☺️</w:t>
      </w:r>
    </w:p>
  </w:comment>
  <w:comment w:id="4" w:author="Trond Kvamme" w:date="2025-09-23T13:50:00Z" w:initials="TK">
    <w:p w14:paraId="65CC0152" w14:textId="5C62DC0C" w:rsidR="00546845" w:rsidRDefault="00546845" w:rsidP="00546845">
      <w:pPr>
        <w:pStyle w:val="CommentText"/>
      </w:pPr>
      <w:r>
        <w:rPr>
          <w:rStyle w:val="CommentReference"/>
        </w:rPr>
        <w:annotationRef/>
      </w:r>
      <w:r>
        <w:t>Hentet fra prosjektbanken til Forskningsrådet.</w:t>
      </w:r>
    </w:p>
  </w:comment>
  <w:comment w:id="5" w:author="Elin Skaar" w:date="2025-09-26T08:58:00Z" w:initials="ES">
    <w:p w14:paraId="37C638CC" w14:textId="77777777" w:rsidR="004E741A" w:rsidRDefault="004E741A" w:rsidP="004E741A">
      <w:pPr>
        <w:pStyle w:val="CommentText"/>
      </w:pPr>
      <w:r>
        <w:rPr>
          <w:rStyle w:val="CommentReference"/>
        </w:rPr>
        <w:annotationRef/>
      </w:r>
      <w:r>
        <w:t>Too many acronyms in a short text, so suggest spelling out TC in this document</w:t>
      </w:r>
    </w:p>
  </w:comment>
  <w:comment w:id="6" w:author="Elin Skaar" w:date="2025-09-26T09:01:00Z" w:initials="ES">
    <w:p w14:paraId="7B26EA5D" w14:textId="77777777" w:rsidR="00252B48" w:rsidRDefault="00252B48" w:rsidP="00252B48">
      <w:pPr>
        <w:pStyle w:val="CommentText"/>
      </w:pPr>
      <w:r>
        <w:rPr>
          <w:rStyle w:val="CommentReference"/>
        </w:rPr>
        <w:annotationRef/>
      </w:r>
      <w:r>
        <w:t>I’m not sure we have these, possibly for Kenya and Colombia studies. Keep just in case?</w:t>
      </w:r>
    </w:p>
  </w:comment>
  <w:comment w:id="7" w:author="Trond Kvamme" w:date="2025-09-26T10:04:00Z" w:initials="TK">
    <w:p w14:paraId="05F10548" w14:textId="77777777" w:rsidR="00DB36BC" w:rsidRDefault="00DB36BC" w:rsidP="00DB36BC">
      <w:pPr>
        <w:pStyle w:val="CommentText"/>
      </w:pPr>
      <w:r>
        <w:rPr>
          <w:rStyle w:val="CommentReference"/>
        </w:rPr>
        <w:annotationRef/>
      </w:r>
      <w:r>
        <w:t>I think we should just keep all references to this, and similar cases (like NVivo) where team members might’ve used it. Doesn’t hurt to have them there.</w:t>
      </w:r>
    </w:p>
  </w:comment>
  <w:comment w:id="9" w:author="Elin Skaar" w:date="2025-09-26T09:02:00Z" w:initials="ES">
    <w:p w14:paraId="13043F19" w14:textId="7483B00A" w:rsidR="00252B48" w:rsidRDefault="00252B48" w:rsidP="00252B48">
      <w:pPr>
        <w:pStyle w:val="CommentText"/>
      </w:pPr>
      <w:r>
        <w:rPr>
          <w:rStyle w:val="CommentReference"/>
        </w:rPr>
        <w:annotationRef/>
      </w:r>
      <w:r>
        <w:t>Not sure anybody on the team has used NVIVO; but keep just in case?</w:t>
      </w:r>
    </w:p>
  </w:comment>
  <w:comment w:id="10" w:author="Elin Skaar" w:date="2025-09-26T09:01:00Z" w:initials="ES">
    <w:p w14:paraId="7C58A213" w14:textId="644BD255" w:rsidR="00252B48" w:rsidRDefault="00252B48" w:rsidP="00252B48">
      <w:pPr>
        <w:pStyle w:val="CommentText"/>
      </w:pPr>
      <w:r>
        <w:rPr>
          <w:rStyle w:val="CommentReference"/>
        </w:rPr>
        <w:annotationRef/>
      </w:r>
      <w:r>
        <w:t>I’m not sure we have these, possibly for Kenya and Colombia studies. Keep just in case?</w:t>
      </w:r>
    </w:p>
  </w:comment>
  <w:comment w:id="8" w:author="Trond Kvamme" w:date="2025-09-23T11:27:00Z" w:initials="TK">
    <w:p w14:paraId="10562EDF" w14:textId="47FCAD45" w:rsidR="001245F5" w:rsidRDefault="001245F5" w:rsidP="001245F5">
      <w:r>
        <w:rPr>
          <w:rStyle w:val="CommentReference"/>
        </w:rPr>
        <w:annotationRef/>
      </w:r>
      <w:r>
        <w:rPr>
          <w:sz w:val="20"/>
          <w:szCs w:val="20"/>
        </w:rPr>
        <w:t>Denne listen må sjekkes og eventuelt revideres; er basert på det som var beskrevet i prosjektsøknaden.</w:t>
      </w:r>
    </w:p>
  </w:comment>
  <w:comment w:id="11" w:author="Elin Skaar" w:date="2025-09-26T09:02:00Z" w:initials="ES">
    <w:p w14:paraId="7693B481" w14:textId="77777777" w:rsidR="00252B48" w:rsidRDefault="00252B48" w:rsidP="00252B48">
      <w:pPr>
        <w:pStyle w:val="CommentText"/>
      </w:pPr>
      <w:r>
        <w:rPr>
          <w:rStyle w:val="CommentReference"/>
        </w:rPr>
        <w:annotationRef/>
      </w:r>
      <w:r>
        <w:t>I’m not sure we have these, possibly for Kenya and Colombia studies. Keep just in case?</w:t>
      </w:r>
    </w:p>
  </w:comment>
  <w:comment w:id="12" w:author="Elin Skaar" w:date="2025-09-26T09:04:00Z" w:initials="ES">
    <w:p w14:paraId="6DEF49B5" w14:textId="77777777" w:rsidR="002D6C24" w:rsidRDefault="002D6C24" w:rsidP="002D6C24">
      <w:pPr>
        <w:pStyle w:val="CommentText"/>
      </w:pPr>
      <w:r>
        <w:rPr>
          <w:rStyle w:val="CommentReference"/>
        </w:rPr>
        <w:annotationRef/>
      </w:r>
      <w:r>
        <w:t>What is this?</w:t>
      </w:r>
    </w:p>
  </w:comment>
  <w:comment w:id="13" w:author="Trond Kvamme" w:date="2025-09-26T10:06:00Z" w:initials="TK">
    <w:p w14:paraId="7171F400" w14:textId="77777777" w:rsidR="00F875F0" w:rsidRDefault="00F875F0" w:rsidP="00F875F0">
      <w:pPr>
        <w:pStyle w:val="CommentText"/>
      </w:pPr>
      <w:r>
        <w:rPr>
          <w:rStyle w:val="CommentReference"/>
        </w:rPr>
        <w:annotationRef/>
      </w:r>
      <w:r>
        <w:t>Basically means anything to be published on a project website. I suggest to remove, not necessary to mention.</w:t>
      </w:r>
    </w:p>
  </w:comment>
  <w:comment w:id="16" w:author="Elin Skaar" w:date="2025-09-26T09:05:00Z" w:initials="ES">
    <w:p w14:paraId="2398D34B" w14:textId="628B93AA" w:rsidR="002D6C24" w:rsidRDefault="002D6C24" w:rsidP="002D6C24">
      <w:pPr>
        <w:pStyle w:val="CommentText"/>
      </w:pPr>
      <w:r>
        <w:rPr>
          <w:rStyle w:val="CommentReference"/>
        </w:rPr>
        <w:annotationRef/>
      </w:r>
      <w:r>
        <w:t>☺️</w:t>
      </w:r>
    </w:p>
  </w:comment>
  <w:comment w:id="17" w:author="Trond Kvamme" w:date="2025-09-23T13:06:00Z" w:initials="TK">
    <w:p w14:paraId="14B34E0C" w14:textId="01B36B4C" w:rsidR="00FC1C40" w:rsidRDefault="00FC1C40" w:rsidP="00FC1C40">
      <w:r>
        <w:rPr>
          <w:rStyle w:val="CommentReference"/>
        </w:rPr>
        <w:annotationRef/>
      </w:r>
      <w:r>
        <w:rPr>
          <w:sz w:val="20"/>
          <w:szCs w:val="20"/>
        </w:rPr>
        <w:t xml:space="preserve">Helt overordnet, anbefalt strategi, basert på generell beste praksis, men tilpasset prosjektet. Må også tilpasses eventuelle endringer i listen over ("Data types and formats collected "). </w:t>
      </w:r>
    </w:p>
  </w:comment>
  <w:comment w:id="18" w:author="Elin Skaar" w:date="2025-09-26T09:06:00Z" w:initials="ES">
    <w:p w14:paraId="5CDC5AAA" w14:textId="77777777" w:rsidR="002D6C24" w:rsidRDefault="002D6C24" w:rsidP="002D6C24">
      <w:pPr>
        <w:pStyle w:val="CommentText"/>
      </w:pPr>
      <w:r>
        <w:rPr>
          <w:rStyle w:val="CommentReference"/>
        </w:rPr>
        <w:annotationRef/>
      </w:r>
      <w:r>
        <w:t>Keep in case somebody has used this?</w:t>
      </w:r>
    </w:p>
  </w:comment>
  <w:comment w:id="19" w:author="Elin Skaar" w:date="2025-09-26T09:06:00Z" w:initials="ES">
    <w:p w14:paraId="5E1A1034" w14:textId="36C286A8" w:rsidR="002D6C24" w:rsidRDefault="002D6C24" w:rsidP="002D6C24">
      <w:pPr>
        <w:pStyle w:val="CommentText"/>
      </w:pPr>
      <w:r>
        <w:rPr>
          <w:rStyle w:val="CommentReference"/>
        </w:rPr>
        <w:annotationRef/>
      </w:r>
      <w:r>
        <w:t>Keep in case somebody has used this?</w:t>
      </w:r>
    </w:p>
  </w:comment>
  <w:comment w:id="20" w:author="Elin Skaar" w:date="2025-09-26T09:07:00Z" w:initials="ES">
    <w:p w14:paraId="5F6DA345" w14:textId="77777777" w:rsidR="002D6C24" w:rsidRDefault="002D6C24" w:rsidP="002D6C24">
      <w:pPr>
        <w:pStyle w:val="CommentText"/>
      </w:pPr>
      <w:r>
        <w:rPr>
          <w:rStyle w:val="CommentReference"/>
        </w:rPr>
        <w:annotationRef/>
      </w:r>
      <w:r>
        <w:t>There may be sensitive interviews conducted for two or three of the cases only, the rest of the cases are based on desk review. Keep to be on the safe side?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4C0C1" w15:done="0"/>
  <w15:commentEx w15:paraId="2F38627C" w15:done="0"/>
  <w15:commentEx w15:paraId="65CC0152" w15:done="1"/>
  <w15:commentEx w15:paraId="37C638CC" w15:done="1"/>
  <w15:commentEx w15:paraId="7B26EA5D" w15:done="0"/>
  <w15:commentEx w15:paraId="05F10548" w15:paraIdParent="7B26EA5D" w15:done="0"/>
  <w15:commentEx w15:paraId="13043F19" w15:done="0"/>
  <w15:commentEx w15:paraId="7C58A213" w15:done="0"/>
  <w15:commentEx w15:paraId="10562EDF" w15:done="1"/>
  <w15:commentEx w15:paraId="7693B481" w15:done="0"/>
  <w15:commentEx w15:paraId="6DEF49B5" w15:done="0"/>
  <w15:commentEx w15:paraId="7171F400" w15:paraIdParent="6DEF49B5" w15:done="0"/>
  <w15:commentEx w15:paraId="2398D34B" w15:done="0"/>
  <w15:commentEx w15:paraId="14B34E0C" w15:done="1"/>
  <w15:commentEx w15:paraId="5CDC5AAA" w15:done="0"/>
  <w15:commentEx w15:paraId="5E1A1034" w15:done="0"/>
  <w15:commentEx w15:paraId="5F6DA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D83F11" w16cex:dateUtc="2025-09-26T08:19:00Z"/>
  <w16cex:commentExtensible w16cex:durableId="19F75F45" w16cex:dateUtc="2025-09-26T06:56:00Z"/>
  <w16cex:commentExtensible w16cex:durableId="74D162B2" w16cex:dateUtc="2025-09-23T11:50:00Z"/>
  <w16cex:commentExtensible w16cex:durableId="523C01C6" w16cex:dateUtc="2025-09-26T06:58:00Z"/>
  <w16cex:commentExtensible w16cex:durableId="255EAD84" w16cex:dateUtc="2025-09-26T07:01:00Z"/>
  <w16cex:commentExtensible w16cex:durableId="23F07AE9" w16cex:dateUtc="2025-09-26T08:04:00Z"/>
  <w16cex:commentExtensible w16cex:durableId="0A8DF5CA" w16cex:dateUtc="2025-09-26T07:02:00Z"/>
  <w16cex:commentExtensible w16cex:durableId="333838BE" w16cex:dateUtc="2025-09-26T07:01:00Z"/>
  <w16cex:commentExtensible w16cex:durableId="0C7D1B5C" w16cex:dateUtc="2025-09-23T09:27:00Z"/>
  <w16cex:commentExtensible w16cex:durableId="327A4520" w16cex:dateUtc="2025-09-26T07:02:00Z"/>
  <w16cex:commentExtensible w16cex:durableId="36CB609A" w16cex:dateUtc="2025-09-26T07:04:00Z"/>
  <w16cex:commentExtensible w16cex:durableId="3BF106D7" w16cex:dateUtc="2025-09-26T08:06:00Z"/>
  <w16cex:commentExtensible w16cex:durableId="2E8D55FD" w16cex:dateUtc="2025-09-26T07:05:00Z"/>
  <w16cex:commentExtensible w16cex:durableId="30AFC39D" w16cex:dateUtc="2025-09-23T11:06:00Z"/>
  <w16cex:commentExtensible w16cex:durableId="24394BA2" w16cex:dateUtc="2025-09-26T07:06:00Z"/>
  <w16cex:commentExtensible w16cex:durableId="12AD00C4" w16cex:dateUtc="2025-09-26T07:06:00Z"/>
  <w16cex:commentExtensible w16cex:durableId="4647CAFF" w16cex:dateUtc="2025-09-26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4C0C1" w16cid:durableId="6BD83F11"/>
  <w16cid:commentId w16cid:paraId="2F38627C" w16cid:durableId="19F75F45"/>
  <w16cid:commentId w16cid:paraId="65CC0152" w16cid:durableId="74D162B2"/>
  <w16cid:commentId w16cid:paraId="37C638CC" w16cid:durableId="523C01C6"/>
  <w16cid:commentId w16cid:paraId="7B26EA5D" w16cid:durableId="255EAD84"/>
  <w16cid:commentId w16cid:paraId="05F10548" w16cid:durableId="23F07AE9"/>
  <w16cid:commentId w16cid:paraId="13043F19" w16cid:durableId="0A8DF5CA"/>
  <w16cid:commentId w16cid:paraId="7C58A213" w16cid:durableId="333838BE"/>
  <w16cid:commentId w16cid:paraId="10562EDF" w16cid:durableId="0C7D1B5C"/>
  <w16cid:commentId w16cid:paraId="7693B481" w16cid:durableId="327A4520"/>
  <w16cid:commentId w16cid:paraId="6DEF49B5" w16cid:durableId="36CB609A"/>
  <w16cid:commentId w16cid:paraId="7171F400" w16cid:durableId="3BF106D7"/>
  <w16cid:commentId w16cid:paraId="2398D34B" w16cid:durableId="2E8D55FD"/>
  <w16cid:commentId w16cid:paraId="14B34E0C" w16cid:durableId="30AFC39D"/>
  <w16cid:commentId w16cid:paraId="5CDC5AAA" w16cid:durableId="24394BA2"/>
  <w16cid:commentId w16cid:paraId="5E1A1034" w16cid:durableId="12AD00C4"/>
  <w16cid:commentId w16cid:paraId="5F6DA345" w16cid:durableId="4647CA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C50"/>
    <w:multiLevelType w:val="multilevel"/>
    <w:tmpl w:val="8AAA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087D"/>
    <w:multiLevelType w:val="multilevel"/>
    <w:tmpl w:val="8E9E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7082"/>
    <w:multiLevelType w:val="multilevel"/>
    <w:tmpl w:val="E168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F3536"/>
    <w:multiLevelType w:val="multilevel"/>
    <w:tmpl w:val="8AAA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13799"/>
    <w:multiLevelType w:val="multilevel"/>
    <w:tmpl w:val="E168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44917"/>
    <w:multiLevelType w:val="multilevel"/>
    <w:tmpl w:val="8AAA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1673"/>
    <w:multiLevelType w:val="multilevel"/>
    <w:tmpl w:val="6C4C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60805"/>
    <w:multiLevelType w:val="hybridMultilevel"/>
    <w:tmpl w:val="338CE7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2A2CAF"/>
    <w:multiLevelType w:val="multilevel"/>
    <w:tmpl w:val="E168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41B3D"/>
    <w:multiLevelType w:val="multilevel"/>
    <w:tmpl w:val="6C4C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D62C7"/>
    <w:multiLevelType w:val="hybridMultilevel"/>
    <w:tmpl w:val="88220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F90623"/>
    <w:multiLevelType w:val="hybridMultilevel"/>
    <w:tmpl w:val="B5B0B4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236BBB"/>
    <w:multiLevelType w:val="multilevel"/>
    <w:tmpl w:val="E168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A7024"/>
    <w:multiLevelType w:val="hybridMultilevel"/>
    <w:tmpl w:val="D0F00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F03F9C"/>
    <w:multiLevelType w:val="multilevel"/>
    <w:tmpl w:val="6C4C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B47B8"/>
    <w:multiLevelType w:val="multilevel"/>
    <w:tmpl w:val="E168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B18A8"/>
    <w:multiLevelType w:val="hybridMultilevel"/>
    <w:tmpl w:val="4CF004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BD6D67"/>
    <w:multiLevelType w:val="hybridMultilevel"/>
    <w:tmpl w:val="C5945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D96275"/>
    <w:multiLevelType w:val="multilevel"/>
    <w:tmpl w:val="8AAA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F2D4E"/>
    <w:multiLevelType w:val="multilevel"/>
    <w:tmpl w:val="AA7CE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A2436"/>
    <w:multiLevelType w:val="multilevel"/>
    <w:tmpl w:val="E168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962CF"/>
    <w:multiLevelType w:val="multilevel"/>
    <w:tmpl w:val="FA02D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64449"/>
    <w:multiLevelType w:val="multilevel"/>
    <w:tmpl w:val="6C4C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008D2"/>
    <w:multiLevelType w:val="multilevel"/>
    <w:tmpl w:val="6C4C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775095">
    <w:abstractNumId w:val="19"/>
  </w:num>
  <w:num w:numId="2" w16cid:durableId="792091003">
    <w:abstractNumId w:val="9"/>
  </w:num>
  <w:num w:numId="3" w16cid:durableId="536696478">
    <w:abstractNumId w:val="5"/>
  </w:num>
  <w:num w:numId="4" w16cid:durableId="1207139325">
    <w:abstractNumId w:val="8"/>
  </w:num>
  <w:num w:numId="5" w16cid:durableId="1354727209">
    <w:abstractNumId w:val="21"/>
  </w:num>
  <w:num w:numId="6" w16cid:durableId="1143815767">
    <w:abstractNumId w:val="1"/>
  </w:num>
  <w:num w:numId="7" w16cid:durableId="1068113667">
    <w:abstractNumId w:val="11"/>
  </w:num>
  <w:num w:numId="8" w16cid:durableId="1754933181">
    <w:abstractNumId w:val="16"/>
  </w:num>
  <w:num w:numId="9" w16cid:durableId="673923897">
    <w:abstractNumId w:val="7"/>
  </w:num>
  <w:num w:numId="10" w16cid:durableId="1841582220">
    <w:abstractNumId w:val="14"/>
  </w:num>
  <w:num w:numId="11" w16cid:durableId="1296523877">
    <w:abstractNumId w:val="22"/>
  </w:num>
  <w:num w:numId="12" w16cid:durableId="1881242936">
    <w:abstractNumId w:val="6"/>
  </w:num>
  <w:num w:numId="13" w16cid:durableId="1391928381">
    <w:abstractNumId w:val="23"/>
  </w:num>
  <w:num w:numId="14" w16cid:durableId="1112750433">
    <w:abstractNumId w:val="3"/>
  </w:num>
  <w:num w:numId="15" w16cid:durableId="239100617">
    <w:abstractNumId w:val="0"/>
  </w:num>
  <w:num w:numId="16" w16cid:durableId="587468636">
    <w:abstractNumId w:val="18"/>
  </w:num>
  <w:num w:numId="17" w16cid:durableId="1285037778">
    <w:abstractNumId w:val="2"/>
  </w:num>
  <w:num w:numId="18" w16cid:durableId="1740783308">
    <w:abstractNumId w:val="15"/>
  </w:num>
  <w:num w:numId="19" w16cid:durableId="241725172">
    <w:abstractNumId w:val="20"/>
  </w:num>
  <w:num w:numId="20" w16cid:durableId="892930875">
    <w:abstractNumId w:val="12"/>
  </w:num>
  <w:num w:numId="21" w16cid:durableId="432359378">
    <w:abstractNumId w:val="4"/>
  </w:num>
  <w:num w:numId="22" w16cid:durableId="1851986002">
    <w:abstractNumId w:val="13"/>
  </w:num>
  <w:num w:numId="23" w16cid:durableId="2005158741">
    <w:abstractNumId w:val="10"/>
  </w:num>
  <w:num w:numId="24" w16cid:durableId="17245685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ond Kvamme">
    <w15:presenceInfo w15:providerId="AD" w15:userId="S::trond.kvamme@cmi.no::dfa4e905-8b8f-4769-9063-9156d3cd54dd"/>
  </w15:person>
  <w15:person w15:author="Elin Skaar">
    <w15:presenceInfo w15:providerId="AD" w15:userId="S::elin.skaar@cmi.no::55d6c156-dbd8-46ac-8e47-280f89c972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B2"/>
    <w:rsid w:val="00002F82"/>
    <w:rsid w:val="00010F91"/>
    <w:rsid w:val="000508A2"/>
    <w:rsid w:val="000556D4"/>
    <w:rsid w:val="000972EF"/>
    <w:rsid w:val="000A1CDD"/>
    <w:rsid w:val="000A2389"/>
    <w:rsid w:val="000A35A3"/>
    <w:rsid w:val="000B0417"/>
    <w:rsid w:val="000B0F13"/>
    <w:rsid w:val="000C1117"/>
    <w:rsid w:val="000C2D19"/>
    <w:rsid w:val="000D50DC"/>
    <w:rsid w:val="000E7CE0"/>
    <w:rsid w:val="000F4EA9"/>
    <w:rsid w:val="00104093"/>
    <w:rsid w:val="00105C27"/>
    <w:rsid w:val="0011334D"/>
    <w:rsid w:val="00120435"/>
    <w:rsid w:val="00120709"/>
    <w:rsid w:val="00123EBC"/>
    <w:rsid w:val="00124040"/>
    <w:rsid w:val="001245F5"/>
    <w:rsid w:val="00124DF1"/>
    <w:rsid w:val="00152A2A"/>
    <w:rsid w:val="00153005"/>
    <w:rsid w:val="001648E7"/>
    <w:rsid w:val="00165DAF"/>
    <w:rsid w:val="00166CA0"/>
    <w:rsid w:val="00167A77"/>
    <w:rsid w:val="00167E7A"/>
    <w:rsid w:val="001A22A9"/>
    <w:rsid w:val="001A2F45"/>
    <w:rsid w:val="001F149C"/>
    <w:rsid w:val="001F3AB6"/>
    <w:rsid w:val="0020644D"/>
    <w:rsid w:val="0022084E"/>
    <w:rsid w:val="00227D12"/>
    <w:rsid w:val="00243278"/>
    <w:rsid w:val="002444C9"/>
    <w:rsid w:val="00252B48"/>
    <w:rsid w:val="00256407"/>
    <w:rsid w:val="0026641D"/>
    <w:rsid w:val="00272A22"/>
    <w:rsid w:val="00285F81"/>
    <w:rsid w:val="00292D8C"/>
    <w:rsid w:val="002B1F01"/>
    <w:rsid w:val="002B2E1D"/>
    <w:rsid w:val="002B5C1F"/>
    <w:rsid w:val="002D565A"/>
    <w:rsid w:val="002D5AD0"/>
    <w:rsid w:val="002D6C24"/>
    <w:rsid w:val="002D7D0B"/>
    <w:rsid w:val="002F5E80"/>
    <w:rsid w:val="003021AB"/>
    <w:rsid w:val="003047C9"/>
    <w:rsid w:val="0030620F"/>
    <w:rsid w:val="003160E5"/>
    <w:rsid w:val="00316570"/>
    <w:rsid w:val="00321AF5"/>
    <w:rsid w:val="00331689"/>
    <w:rsid w:val="00344794"/>
    <w:rsid w:val="00355762"/>
    <w:rsid w:val="00360AF7"/>
    <w:rsid w:val="00366988"/>
    <w:rsid w:val="00373159"/>
    <w:rsid w:val="00376EC0"/>
    <w:rsid w:val="0037715D"/>
    <w:rsid w:val="0038245C"/>
    <w:rsid w:val="003B1318"/>
    <w:rsid w:val="003C0D25"/>
    <w:rsid w:val="003D6344"/>
    <w:rsid w:val="003E0288"/>
    <w:rsid w:val="003E2015"/>
    <w:rsid w:val="003F5C03"/>
    <w:rsid w:val="0040175F"/>
    <w:rsid w:val="00414E9F"/>
    <w:rsid w:val="004225BC"/>
    <w:rsid w:val="004340E3"/>
    <w:rsid w:val="004357A2"/>
    <w:rsid w:val="004505CC"/>
    <w:rsid w:val="0046582D"/>
    <w:rsid w:val="00466CD0"/>
    <w:rsid w:val="004677CA"/>
    <w:rsid w:val="00476BDB"/>
    <w:rsid w:val="0048088A"/>
    <w:rsid w:val="00484A12"/>
    <w:rsid w:val="004920AA"/>
    <w:rsid w:val="004921E1"/>
    <w:rsid w:val="00493C35"/>
    <w:rsid w:val="004A5365"/>
    <w:rsid w:val="004C199E"/>
    <w:rsid w:val="004D0156"/>
    <w:rsid w:val="004D5FD5"/>
    <w:rsid w:val="004E741A"/>
    <w:rsid w:val="004E79DB"/>
    <w:rsid w:val="004F1128"/>
    <w:rsid w:val="004F5E2B"/>
    <w:rsid w:val="004F5F94"/>
    <w:rsid w:val="004F63D8"/>
    <w:rsid w:val="004F6F0C"/>
    <w:rsid w:val="00505B4F"/>
    <w:rsid w:val="005255B8"/>
    <w:rsid w:val="00531513"/>
    <w:rsid w:val="00542E39"/>
    <w:rsid w:val="00546845"/>
    <w:rsid w:val="00565D93"/>
    <w:rsid w:val="00571007"/>
    <w:rsid w:val="005837AD"/>
    <w:rsid w:val="005850C5"/>
    <w:rsid w:val="00592B28"/>
    <w:rsid w:val="005956B0"/>
    <w:rsid w:val="00595889"/>
    <w:rsid w:val="005A2875"/>
    <w:rsid w:val="005A383B"/>
    <w:rsid w:val="005A4D37"/>
    <w:rsid w:val="005B5915"/>
    <w:rsid w:val="005C35AA"/>
    <w:rsid w:val="005D0E3C"/>
    <w:rsid w:val="005D2B21"/>
    <w:rsid w:val="005D6579"/>
    <w:rsid w:val="005E604D"/>
    <w:rsid w:val="00627EB6"/>
    <w:rsid w:val="00646DBF"/>
    <w:rsid w:val="006471DB"/>
    <w:rsid w:val="00651559"/>
    <w:rsid w:val="00657FD1"/>
    <w:rsid w:val="006621D2"/>
    <w:rsid w:val="00670884"/>
    <w:rsid w:val="00691C92"/>
    <w:rsid w:val="006A2BF2"/>
    <w:rsid w:val="006C09C2"/>
    <w:rsid w:val="006F2B7D"/>
    <w:rsid w:val="006F6E52"/>
    <w:rsid w:val="00707DD6"/>
    <w:rsid w:val="00721322"/>
    <w:rsid w:val="00740A14"/>
    <w:rsid w:val="007530F9"/>
    <w:rsid w:val="00775509"/>
    <w:rsid w:val="007771CF"/>
    <w:rsid w:val="00777F3E"/>
    <w:rsid w:val="007852BD"/>
    <w:rsid w:val="00787460"/>
    <w:rsid w:val="0079218F"/>
    <w:rsid w:val="00792898"/>
    <w:rsid w:val="007B7D2A"/>
    <w:rsid w:val="007C2B1C"/>
    <w:rsid w:val="007D090E"/>
    <w:rsid w:val="007E6CF1"/>
    <w:rsid w:val="00835078"/>
    <w:rsid w:val="00841848"/>
    <w:rsid w:val="008552FF"/>
    <w:rsid w:val="0085693D"/>
    <w:rsid w:val="00856F19"/>
    <w:rsid w:val="008610E6"/>
    <w:rsid w:val="008639A4"/>
    <w:rsid w:val="00865BD0"/>
    <w:rsid w:val="0087524F"/>
    <w:rsid w:val="008806C6"/>
    <w:rsid w:val="00883CE0"/>
    <w:rsid w:val="00894420"/>
    <w:rsid w:val="008A3AFF"/>
    <w:rsid w:val="008A630E"/>
    <w:rsid w:val="008A7DD2"/>
    <w:rsid w:val="008B30E0"/>
    <w:rsid w:val="008B3791"/>
    <w:rsid w:val="008D6961"/>
    <w:rsid w:val="008E296C"/>
    <w:rsid w:val="008E444A"/>
    <w:rsid w:val="008F258C"/>
    <w:rsid w:val="008F43A8"/>
    <w:rsid w:val="009269D3"/>
    <w:rsid w:val="009356BD"/>
    <w:rsid w:val="0096677F"/>
    <w:rsid w:val="00967C1C"/>
    <w:rsid w:val="00975271"/>
    <w:rsid w:val="00977421"/>
    <w:rsid w:val="0099271D"/>
    <w:rsid w:val="009A3DD5"/>
    <w:rsid w:val="009A6DD8"/>
    <w:rsid w:val="009B43D9"/>
    <w:rsid w:val="009B5F55"/>
    <w:rsid w:val="009C2BB9"/>
    <w:rsid w:val="009E1B54"/>
    <w:rsid w:val="009F775B"/>
    <w:rsid w:val="00A31C88"/>
    <w:rsid w:val="00A41185"/>
    <w:rsid w:val="00A43396"/>
    <w:rsid w:val="00A56045"/>
    <w:rsid w:val="00A61435"/>
    <w:rsid w:val="00A61FFF"/>
    <w:rsid w:val="00A77345"/>
    <w:rsid w:val="00A83972"/>
    <w:rsid w:val="00A940CF"/>
    <w:rsid w:val="00AA3043"/>
    <w:rsid w:val="00AB1CCD"/>
    <w:rsid w:val="00AC0A7C"/>
    <w:rsid w:val="00AC16F3"/>
    <w:rsid w:val="00AC4486"/>
    <w:rsid w:val="00AC6239"/>
    <w:rsid w:val="00AF31C1"/>
    <w:rsid w:val="00AF4CCF"/>
    <w:rsid w:val="00B07286"/>
    <w:rsid w:val="00B201FD"/>
    <w:rsid w:val="00B37CDF"/>
    <w:rsid w:val="00B42059"/>
    <w:rsid w:val="00B434BE"/>
    <w:rsid w:val="00B662A1"/>
    <w:rsid w:val="00B86A8A"/>
    <w:rsid w:val="00B95BC5"/>
    <w:rsid w:val="00BB26DC"/>
    <w:rsid w:val="00BC5CAE"/>
    <w:rsid w:val="00BC6CE8"/>
    <w:rsid w:val="00BE2613"/>
    <w:rsid w:val="00BF737C"/>
    <w:rsid w:val="00C053B2"/>
    <w:rsid w:val="00C23671"/>
    <w:rsid w:val="00C2511F"/>
    <w:rsid w:val="00C278C5"/>
    <w:rsid w:val="00C321B2"/>
    <w:rsid w:val="00C5346D"/>
    <w:rsid w:val="00C579AA"/>
    <w:rsid w:val="00C8395A"/>
    <w:rsid w:val="00C91CB9"/>
    <w:rsid w:val="00C973EB"/>
    <w:rsid w:val="00CB24F3"/>
    <w:rsid w:val="00CD7E3C"/>
    <w:rsid w:val="00CE2401"/>
    <w:rsid w:val="00CE560E"/>
    <w:rsid w:val="00D17F37"/>
    <w:rsid w:val="00D40C66"/>
    <w:rsid w:val="00D41127"/>
    <w:rsid w:val="00D432CB"/>
    <w:rsid w:val="00D53F8C"/>
    <w:rsid w:val="00D91DE3"/>
    <w:rsid w:val="00D9682D"/>
    <w:rsid w:val="00D96978"/>
    <w:rsid w:val="00D96F83"/>
    <w:rsid w:val="00DA1620"/>
    <w:rsid w:val="00DB28F4"/>
    <w:rsid w:val="00DB36BC"/>
    <w:rsid w:val="00DC18A2"/>
    <w:rsid w:val="00DC1987"/>
    <w:rsid w:val="00DD1232"/>
    <w:rsid w:val="00DE0049"/>
    <w:rsid w:val="00DE5BA7"/>
    <w:rsid w:val="00DF1702"/>
    <w:rsid w:val="00DF1EE1"/>
    <w:rsid w:val="00DF332A"/>
    <w:rsid w:val="00E14B55"/>
    <w:rsid w:val="00E21430"/>
    <w:rsid w:val="00E21DD7"/>
    <w:rsid w:val="00E3633E"/>
    <w:rsid w:val="00E368D2"/>
    <w:rsid w:val="00E3718E"/>
    <w:rsid w:val="00E53588"/>
    <w:rsid w:val="00E5544E"/>
    <w:rsid w:val="00E60B12"/>
    <w:rsid w:val="00E651EB"/>
    <w:rsid w:val="00E65B03"/>
    <w:rsid w:val="00E74B93"/>
    <w:rsid w:val="00E879CC"/>
    <w:rsid w:val="00E96938"/>
    <w:rsid w:val="00EA6DEE"/>
    <w:rsid w:val="00EB42AB"/>
    <w:rsid w:val="00EC0F04"/>
    <w:rsid w:val="00EE296F"/>
    <w:rsid w:val="00F0386E"/>
    <w:rsid w:val="00F21632"/>
    <w:rsid w:val="00F219E0"/>
    <w:rsid w:val="00F25031"/>
    <w:rsid w:val="00F40F72"/>
    <w:rsid w:val="00F42D05"/>
    <w:rsid w:val="00F54F92"/>
    <w:rsid w:val="00F66CDB"/>
    <w:rsid w:val="00F76D6B"/>
    <w:rsid w:val="00F8229E"/>
    <w:rsid w:val="00F8289C"/>
    <w:rsid w:val="00F875F0"/>
    <w:rsid w:val="00F95DA0"/>
    <w:rsid w:val="00FA1348"/>
    <w:rsid w:val="00FA2176"/>
    <w:rsid w:val="00FA4204"/>
    <w:rsid w:val="00FA7E0F"/>
    <w:rsid w:val="00FB26CE"/>
    <w:rsid w:val="00FC1C40"/>
    <w:rsid w:val="00FC3393"/>
    <w:rsid w:val="00FC6063"/>
    <w:rsid w:val="00FC7A9C"/>
    <w:rsid w:val="00FD022F"/>
    <w:rsid w:val="00FD4457"/>
    <w:rsid w:val="00FD6426"/>
    <w:rsid w:val="00FD7379"/>
    <w:rsid w:val="00FE34BD"/>
    <w:rsid w:val="00FF5714"/>
    <w:rsid w:val="1494816F"/>
    <w:rsid w:val="2A3ECB5B"/>
    <w:rsid w:val="2EDC44C1"/>
    <w:rsid w:val="32FCEB5C"/>
    <w:rsid w:val="3CEE1934"/>
    <w:rsid w:val="3FFEACB9"/>
    <w:rsid w:val="4E33340E"/>
    <w:rsid w:val="5E524AD9"/>
    <w:rsid w:val="66930A7D"/>
    <w:rsid w:val="6F87ABEC"/>
    <w:rsid w:val="769484A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048CC9"/>
  <w15:chartTrackingRefBased/>
  <w15:docId w15:val="{FB71370F-D582-AB4A-92B6-E416207A3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3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1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1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1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1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1B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321B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321B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321B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321B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321B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321B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321B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321B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321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1B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321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1B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321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1B2"/>
    <w:rPr>
      <w:i/>
      <w:iCs/>
      <w:color w:val="404040" w:themeColor="text1" w:themeTint="BF"/>
      <w:lang w:val="en-GB"/>
    </w:rPr>
  </w:style>
  <w:style w:type="paragraph" w:styleId="ListParagraph">
    <w:name w:val="List Paragraph"/>
    <w:basedOn w:val="Normal"/>
    <w:uiPriority w:val="34"/>
    <w:qFormat/>
    <w:rsid w:val="00C321B2"/>
    <w:pPr>
      <w:ind w:left="720"/>
      <w:contextualSpacing/>
    </w:pPr>
  </w:style>
  <w:style w:type="character" w:styleId="IntenseEmphasis">
    <w:name w:val="Intense Emphasis"/>
    <w:basedOn w:val="DefaultParagraphFont"/>
    <w:uiPriority w:val="21"/>
    <w:qFormat/>
    <w:rsid w:val="00C321B2"/>
    <w:rPr>
      <w:i/>
      <w:iCs/>
      <w:color w:val="0F4761" w:themeColor="accent1" w:themeShade="BF"/>
    </w:rPr>
  </w:style>
  <w:style w:type="paragraph" w:styleId="IntenseQuote">
    <w:name w:val="Intense Quote"/>
    <w:basedOn w:val="Normal"/>
    <w:next w:val="Normal"/>
    <w:link w:val="IntenseQuoteChar"/>
    <w:uiPriority w:val="30"/>
    <w:qFormat/>
    <w:rsid w:val="00C3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1B2"/>
    <w:rPr>
      <w:i/>
      <w:iCs/>
      <w:color w:val="0F4761" w:themeColor="accent1" w:themeShade="BF"/>
      <w:lang w:val="en-GB"/>
    </w:rPr>
  </w:style>
  <w:style w:type="character" w:styleId="IntenseReference">
    <w:name w:val="Intense Reference"/>
    <w:basedOn w:val="DefaultParagraphFont"/>
    <w:uiPriority w:val="32"/>
    <w:qFormat/>
    <w:rsid w:val="00C321B2"/>
    <w:rPr>
      <w:b/>
      <w:bCs/>
      <w:smallCaps/>
      <w:color w:val="0F4761" w:themeColor="accent1" w:themeShade="BF"/>
      <w:spacing w:val="5"/>
    </w:rPr>
  </w:style>
  <w:style w:type="character" w:styleId="CommentReference">
    <w:name w:val="annotation reference"/>
    <w:basedOn w:val="DefaultParagraphFont"/>
    <w:uiPriority w:val="99"/>
    <w:semiHidden/>
    <w:unhideWhenUsed/>
    <w:rsid w:val="00344794"/>
    <w:rPr>
      <w:sz w:val="16"/>
      <w:szCs w:val="16"/>
    </w:rPr>
  </w:style>
  <w:style w:type="paragraph" w:styleId="CommentText">
    <w:name w:val="annotation text"/>
    <w:basedOn w:val="Normal"/>
    <w:link w:val="CommentTextChar"/>
    <w:uiPriority w:val="99"/>
    <w:unhideWhenUsed/>
    <w:rsid w:val="00344794"/>
    <w:rPr>
      <w:sz w:val="20"/>
      <w:szCs w:val="20"/>
    </w:rPr>
  </w:style>
  <w:style w:type="character" w:customStyle="1" w:styleId="CommentTextChar">
    <w:name w:val="Comment Text Char"/>
    <w:basedOn w:val="DefaultParagraphFont"/>
    <w:link w:val="CommentText"/>
    <w:uiPriority w:val="99"/>
    <w:rsid w:val="00344794"/>
    <w:rPr>
      <w:sz w:val="20"/>
      <w:szCs w:val="20"/>
      <w:lang w:val="en-GB"/>
    </w:rPr>
  </w:style>
  <w:style w:type="paragraph" w:styleId="CommentSubject">
    <w:name w:val="annotation subject"/>
    <w:basedOn w:val="CommentText"/>
    <w:next w:val="CommentText"/>
    <w:link w:val="CommentSubjectChar"/>
    <w:uiPriority w:val="99"/>
    <w:semiHidden/>
    <w:unhideWhenUsed/>
    <w:rsid w:val="00344794"/>
    <w:rPr>
      <w:b/>
      <w:bCs/>
    </w:rPr>
  </w:style>
  <w:style w:type="character" w:customStyle="1" w:styleId="CommentSubjectChar">
    <w:name w:val="Comment Subject Char"/>
    <w:basedOn w:val="CommentTextChar"/>
    <w:link w:val="CommentSubject"/>
    <w:uiPriority w:val="99"/>
    <w:semiHidden/>
    <w:rsid w:val="00344794"/>
    <w:rPr>
      <w:b/>
      <w:bCs/>
      <w:sz w:val="20"/>
      <w:szCs w:val="20"/>
      <w:lang w:val="en-GB"/>
    </w:rPr>
  </w:style>
  <w:style w:type="character" w:styleId="Strong">
    <w:name w:val="Strong"/>
    <w:basedOn w:val="DefaultParagraphFont"/>
    <w:uiPriority w:val="22"/>
    <w:qFormat/>
    <w:rsid w:val="00321AF5"/>
    <w:rPr>
      <w:b/>
      <w:bCs/>
    </w:rPr>
  </w:style>
  <w:style w:type="table" w:styleId="TableGrid">
    <w:name w:val="Table Grid"/>
    <w:basedOn w:val="TableNormal"/>
    <w:uiPriority w:val="39"/>
    <w:rsid w:val="00321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20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165DAF"/>
    <w:rPr>
      <w:i/>
      <w:iCs/>
    </w:rPr>
  </w:style>
  <w:style w:type="paragraph" w:styleId="Revision">
    <w:name w:val="Revision"/>
    <w:hidden/>
    <w:uiPriority w:val="99"/>
    <w:semiHidden/>
    <w:rsid w:val="004E741A"/>
    <w:rPr>
      <w:lang w:val="en-GB"/>
    </w:rPr>
  </w:style>
  <w:style w:type="paragraph" w:styleId="NormalWeb">
    <w:name w:val="Normal (Web)"/>
    <w:basedOn w:val="Normal"/>
    <w:uiPriority w:val="99"/>
    <w:semiHidden/>
    <w:unhideWhenUsed/>
    <w:rsid w:val="005A4D3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1933">
      <w:bodyDiv w:val="1"/>
      <w:marLeft w:val="0"/>
      <w:marRight w:val="0"/>
      <w:marTop w:val="0"/>
      <w:marBottom w:val="0"/>
      <w:divBdr>
        <w:top w:val="none" w:sz="0" w:space="0" w:color="auto"/>
        <w:left w:val="none" w:sz="0" w:space="0" w:color="auto"/>
        <w:bottom w:val="none" w:sz="0" w:space="0" w:color="auto"/>
        <w:right w:val="none" w:sz="0" w:space="0" w:color="auto"/>
      </w:divBdr>
    </w:div>
    <w:div w:id="252477408">
      <w:bodyDiv w:val="1"/>
      <w:marLeft w:val="0"/>
      <w:marRight w:val="0"/>
      <w:marTop w:val="0"/>
      <w:marBottom w:val="0"/>
      <w:divBdr>
        <w:top w:val="none" w:sz="0" w:space="0" w:color="auto"/>
        <w:left w:val="none" w:sz="0" w:space="0" w:color="auto"/>
        <w:bottom w:val="none" w:sz="0" w:space="0" w:color="auto"/>
        <w:right w:val="none" w:sz="0" w:space="0" w:color="auto"/>
      </w:divBdr>
      <w:divsChild>
        <w:div w:id="1748960867">
          <w:marLeft w:val="0"/>
          <w:marRight w:val="0"/>
          <w:marTop w:val="0"/>
          <w:marBottom w:val="0"/>
          <w:divBdr>
            <w:top w:val="none" w:sz="0" w:space="0" w:color="auto"/>
            <w:left w:val="none" w:sz="0" w:space="0" w:color="auto"/>
            <w:bottom w:val="none" w:sz="0" w:space="0" w:color="auto"/>
            <w:right w:val="none" w:sz="0" w:space="0" w:color="auto"/>
          </w:divBdr>
        </w:div>
      </w:divsChild>
    </w:div>
    <w:div w:id="789933824">
      <w:bodyDiv w:val="1"/>
      <w:marLeft w:val="0"/>
      <w:marRight w:val="0"/>
      <w:marTop w:val="0"/>
      <w:marBottom w:val="0"/>
      <w:divBdr>
        <w:top w:val="none" w:sz="0" w:space="0" w:color="auto"/>
        <w:left w:val="none" w:sz="0" w:space="0" w:color="auto"/>
        <w:bottom w:val="none" w:sz="0" w:space="0" w:color="auto"/>
        <w:right w:val="none" w:sz="0" w:space="0" w:color="auto"/>
      </w:divBdr>
      <w:divsChild>
        <w:div w:id="2085376691">
          <w:marLeft w:val="0"/>
          <w:marRight w:val="0"/>
          <w:marTop w:val="0"/>
          <w:marBottom w:val="0"/>
          <w:divBdr>
            <w:top w:val="none" w:sz="0" w:space="0" w:color="auto"/>
            <w:left w:val="none" w:sz="0" w:space="0" w:color="auto"/>
            <w:bottom w:val="none" w:sz="0" w:space="0" w:color="auto"/>
            <w:right w:val="none" w:sz="0" w:space="0" w:color="auto"/>
          </w:divBdr>
        </w:div>
      </w:divsChild>
    </w:div>
    <w:div w:id="931353686">
      <w:bodyDiv w:val="1"/>
      <w:marLeft w:val="0"/>
      <w:marRight w:val="0"/>
      <w:marTop w:val="0"/>
      <w:marBottom w:val="0"/>
      <w:divBdr>
        <w:top w:val="none" w:sz="0" w:space="0" w:color="auto"/>
        <w:left w:val="none" w:sz="0" w:space="0" w:color="auto"/>
        <w:bottom w:val="none" w:sz="0" w:space="0" w:color="auto"/>
        <w:right w:val="none" w:sz="0" w:space="0" w:color="auto"/>
      </w:divBdr>
      <w:divsChild>
        <w:div w:id="1362243308">
          <w:marLeft w:val="0"/>
          <w:marRight w:val="0"/>
          <w:marTop w:val="0"/>
          <w:marBottom w:val="0"/>
          <w:divBdr>
            <w:top w:val="none" w:sz="0" w:space="0" w:color="auto"/>
            <w:left w:val="none" w:sz="0" w:space="0" w:color="auto"/>
            <w:bottom w:val="none" w:sz="0" w:space="0" w:color="auto"/>
            <w:right w:val="none" w:sz="0" w:space="0" w:color="auto"/>
          </w:divBdr>
        </w:div>
      </w:divsChild>
    </w:div>
    <w:div w:id="957639731">
      <w:bodyDiv w:val="1"/>
      <w:marLeft w:val="0"/>
      <w:marRight w:val="0"/>
      <w:marTop w:val="0"/>
      <w:marBottom w:val="0"/>
      <w:divBdr>
        <w:top w:val="none" w:sz="0" w:space="0" w:color="auto"/>
        <w:left w:val="none" w:sz="0" w:space="0" w:color="auto"/>
        <w:bottom w:val="none" w:sz="0" w:space="0" w:color="auto"/>
        <w:right w:val="none" w:sz="0" w:space="0" w:color="auto"/>
      </w:divBdr>
      <w:divsChild>
        <w:div w:id="935214743">
          <w:marLeft w:val="0"/>
          <w:marRight w:val="0"/>
          <w:marTop w:val="0"/>
          <w:marBottom w:val="0"/>
          <w:divBdr>
            <w:top w:val="none" w:sz="0" w:space="0" w:color="auto"/>
            <w:left w:val="none" w:sz="0" w:space="0" w:color="auto"/>
            <w:bottom w:val="none" w:sz="0" w:space="0" w:color="auto"/>
            <w:right w:val="none" w:sz="0" w:space="0" w:color="auto"/>
          </w:divBdr>
        </w:div>
      </w:divsChild>
    </w:div>
    <w:div w:id="1081561801">
      <w:bodyDiv w:val="1"/>
      <w:marLeft w:val="0"/>
      <w:marRight w:val="0"/>
      <w:marTop w:val="0"/>
      <w:marBottom w:val="0"/>
      <w:divBdr>
        <w:top w:val="none" w:sz="0" w:space="0" w:color="auto"/>
        <w:left w:val="none" w:sz="0" w:space="0" w:color="auto"/>
        <w:bottom w:val="none" w:sz="0" w:space="0" w:color="auto"/>
        <w:right w:val="none" w:sz="0" w:space="0" w:color="auto"/>
      </w:divBdr>
      <w:divsChild>
        <w:div w:id="81075127">
          <w:marLeft w:val="0"/>
          <w:marRight w:val="0"/>
          <w:marTop w:val="0"/>
          <w:marBottom w:val="0"/>
          <w:divBdr>
            <w:top w:val="none" w:sz="0" w:space="0" w:color="auto"/>
            <w:left w:val="none" w:sz="0" w:space="0" w:color="auto"/>
            <w:bottom w:val="none" w:sz="0" w:space="0" w:color="auto"/>
            <w:right w:val="none" w:sz="0" w:space="0" w:color="auto"/>
          </w:divBdr>
        </w:div>
      </w:divsChild>
    </w:div>
    <w:div w:id="1518497398">
      <w:bodyDiv w:val="1"/>
      <w:marLeft w:val="0"/>
      <w:marRight w:val="0"/>
      <w:marTop w:val="0"/>
      <w:marBottom w:val="0"/>
      <w:divBdr>
        <w:top w:val="none" w:sz="0" w:space="0" w:color="auto"/>
        <w:left w:val="none" w:sz="0" w:space="0" w:color="auto"/>
        <w:bottom w:val="none" w:sz="0" w:space="0" w:color="auto"/>
        <w:right w:val="none" w:sz="0" w:space="0" w:color="auto"/>
      </w:divBdr>
    </w:div>
    <w:div w:id="1888028029">
      <w:bodyDiv w:val="1"/>
      <w:marLeft w:val="0"/>
      <w:marRight w:val="0"/>
      <w:marTop w:val="0"/>
      <w:marBottom w:val="0"/>
      <w:divBdr>
        <w:top w:val="none" w:sz="0" w:space="0" w:color="auto"/>
        <w:left w:val="none" w:sz="0" w:space="0" w:color="auto"/>
        <w:bottom w:val="none" w:sz="0" w:space="0" w:color="auto"/>
        <w:right w:val="none" w:sz="0" w:space="0" w:color="auto"/>
      </w:divBdr>
      <w:divsChild>
        <w:div w:id="676618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33</cp:revision>
  <dcterms:created xsi:type="dcterms:W3CDTF">2025-09-26T07:41:00Z</dcterms:created>
  <dcterms:modified xsi:type="dcterms:W3CDTF">2025-09-26T08:25:00Z</dcterms:modified>
</cp:coreProperties>
</file>